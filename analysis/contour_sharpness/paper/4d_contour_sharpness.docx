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wmf" ContentType="image/x-wmf"/>
  <Override PartName="/word/media/image11.wmf" ContentType="image/x-wmf"/>
  <Override PartName="/word/media/image4.wmf" ContentType="image/x-wmf"/>
  <Override PartName="/word/media/image3.png" ContentType="image/png"/>
  <Override PartName="/word/media/image7.tif" ContentType="image/tiff"/>
  <Override PartName="/word/media/image2.wmf" ContentType="image/x-wmf"/>
  <Override PartName="/word/media/image1.png" ContentType="image/png"/>
  <Override PartName="/word/media/image5.wmf" ContentType="image/x-wmf"/>
  <Override PartName="/word/media/image8.tif" ContentType="image/tiff"/>
  <Override PartName="/word/media/image6.wmf" ContentType="image/x-wmf"/>
  <Override PartName="/word/media/image10.wmf" ContentType="image/x-wmf"/>
  <Override PartName="/word/media/image9.wmf" ContentType="image/x-wmf"/>
  <Override PartName="/word/comments.xml" ContentType="application/vnd.openxmlformats-officedocument.wordprocessingml.comment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sz w:val="32"/>
          <w:szCs w:val="28"/>
        </w:rPr>
      </w:pPr>
      <w:r>
        <w:rPr>
          <w:rFonts w:cs="Times New Roman" w:ascii="Times New Roman" w:hAnsi="Times New Roman"/>
          <w:b/>
          <w:sz w:val="32"/>
          <w:szCs w:val="28"/>
        </w:rPr>
        <w:t>The influence of adaptive iterative dose reduction 3D and temporal averaging on contour sharpness of dynamic myocardial CT perfusion</w:t>
      </w:r>
    </w:p>
    <w:p>
      <w:pPr>
        <w:pStyle w:val="Normal"/>
        <w:spacing w:lineRule="auto" w:line="360"/>
        <w:jc w:val="center"/>
        <w:rPr>
          <w:rFonts w:ascii="Times New Roman" w:hAnsi="Times New Roman" w:cs="Times New Roman"/>
          <w:i/>
          <w:i/>
          <w:sz w:val="28"/>
          <w:lang w:eastAsia="hi-IN"/>
        </w:rPr>
      </w:pPr>
      <w:r>
        <w:rPr>
          <w:rFonts w:cs="Times New Roman" w:ascii="Times New Roman" w:hAnsi="Times New Roman"/>
          <w:i/>
          <w:sz w:val="28"/>
          <w:lang w:eastAsia="hi-IN"/>
        </w:rPr>
      </w:r>
    </w:p>
    <w:p>
      <w:pPr>
        <w:pStyle w:val="Normal"/>
        <w:spacing w:lineRule="auto" w:line="360"/>
        <w:jc w:val="center"/>
        <w:rPr>
          <w:rFonts w:ascii="Times New Roman" w:hAnsi="Times New Roman" w:cs="Times New Roman"/>
          <w:i/>
          <w:i/>
          <w:szCs w:val="28"/>
          <w:lang w:val="de-DE"/>
        </w:rPr>
      </w:pPr>
      <w:r>
        <w:rPr>
          <w:rFonts w:cs="Times New Roman" w:ascii="Times New Roman" w:hAnsi="Times New Roman"/>
          <w:i/>
          <w:szCs w:val="28"/>
          <w:lang w:val="de-DE"/>
        </w:rPr>
        <w:t>Feger S.¹, Shaban A.¹, Bokelmann B.¹, Kendziorra C., Lukas S.¹, Zimmermann E.¹, Rief M.¹, Dewey M.¹</w:t>
      </w:r>
    </w:p>
    <w:p>
      <w:pPr>
        <w:pStyle w:val="Normal"/>
        <w:spacing w:lineRule="auto" w:line="360"/>
        <w:jc w:val="center"/>
        <w:rPr>
          <w:rFonts w:ascii="Times New Roman" w:hAnsi="Times New Roman" w:cs="Times New Roman"/>
          <w:i/>
          <w:i/>
          <w:szCs w:val="28"/>
          <w:lang w:val="de-DE"/>
        </w:rPr>
      </w:pPr>
      <w:r>
        <w:rPr>
          <w:rFonts w:cs="Times New Roman" w:ascii="Times New Roman" w:hAnsi="Times New Roman"/>
          <w:i/>
          <w:szCs w:val="28"/>
          <w:lang w:val="de-DE"/>
        </w:rPr>
      </w:r>
    </w:p>
    <w:p>
      <w:pPr>
        <w:pStyle w:val="Normal"/>
        <w:spacing w:lineRule="auto" w:line="360"/>
        <w:jc w:val="center"/>
        <w:rPr>
          <w:rFonts w:ascii="Times New Roman" w:hAnsi="Times New Roman" w:cs="Times New Roman"/>
          <w:szCs w:val="28"/>
          <w:lang w:val="de-DE"/>
        </w:rPr>
      </w:pPr>
      <w:r>
        <w:rPr>
          <w:rFonts w:cs="Times New Roman" w:ascii="Times New Roman" w:hAnsi="Times New Roman"/>
          <w:szCs w:val="28"/>
          <w:lang w:val="de-DE"/>
        </w:rPr>
      </w:r>
    </w:p>
    <w:p>
      <w:pPr>
        <w:pStyle w:val="Normal"/>
        <w:spacing w:lineRule="auto" w:line="360"/>
        <w:jc w:val="center"/>
        <w:rPr>
          <w:rFonts w:ascii="Times New Roman" w:hAnsi="Times New Roman" w:cs="Times New Roman"/>
          <w:i/>
          <w:i/>
          <w:szCs w:val="28"/>
        </w:rPr>
      </w:pPr>
      <w:r>
        <w:rPr>
          <w:rFonts w:cs="Times New Roman" w:ascii="Times New Roman" w:hAnsi="Times New Roman"/>
          <w:szCs w:val="28"/>
        </w:rPr>
        <w:t>¹Department of Radiology; Charité Universitätsmedizin Berlin; Berlin Charitéplatz 1, 10117 Berlin</w:t>
      </w:r>
    </w:p>
    <w:p>
      <w:pPr>
        <w:pStyle w:val="Normal"/>
        <w:widowControl/>
        <w:suppressAutoHyphens w:val="false"/>
        <w:spacing w:lineRule="auto" w:line="276" w:before="0" w:after="200"/>
        <w:rPr>
          <w:rFonts w:ascii="Times New Roman" w:hAnsi="Times New Roman" w:cs="Times New Roman"/>
          <w:b/>
          <w:b/>
          <w:sz w:val="32"/>
          <w:u w:val="single"/>
        </w:rPr>
      </w:pPr>
      <w:r>
        <w:rPr>
          <w:rFonts w:cs="Times New Roman" w:ascii="Times New Roman" w:hAnsi="Times New Roman"/>
          <w:b/>
          <w:sz w:val="32"/>
          <w:u w:val="single"/>
        </w:rPr>
      </w:r>
      <w:r>
        <w:br w:type="page"/>
      </w:r>
    </w:p>
    <w:p>
      <w:pPr>
        <w:pStyle w:val="Normal"/>
        <w:widowControl/>
        <w:suppressAutoHyphens w:val="false"/>
        <w:spacing w:before="0" w:after="200"/>
        <w:rPr>
          <w:rFonts w:ascii="Times New Roman" w:hAnsi="Times New Roman" w:eastAsia="Times New Roman Uni" w:cs="Times New Roman"/>
          <w:b/>
          <w:b/>
          <w:sz w:val="32"/>
          <w:szCs w:val="32"/>
          <w:u w:val="single"/>
        </w:rPr>
      </w:pPr>
      <w:r>
        <w:rPr>
          <w:rFonts w:eastAsia="Times New Roman Uni" w:cs="Times New Roman" w:ascii="Times New Roman" w:hAnsi="Times New Roman"/>
          <w:b/>
          <w:sz w:val="32"/>
          <w:szCs w:val="32"/>
          <w:u w:val="single"/>
        </w:rPr>
        <w:t>Abstract</w:t>
      </w:r>
    </w:p>
    <w:p>
      <w:pPr>
        <w:pStyle w:val="Normal"/>
        <w:rPr>
          <w:rFonts w:ascii="Times New Roman" w:hAnsi="Times New Roman" w:eastAsia="Times New Roman Uni" w:cs="Times New Roman"/>
          <w:b/>
          <w:b/>
          <w:bCs/>
          <w:color w:val="000000"/>
          <w:sz w:val="28"/>
          <w:szCs w:val="28"/>
          <w:lang w:val="en-GB" w:eastAsia="de-DE" w:bidi="ar-SA"/>
        </w:rPr>
      </w:pPr>
      <w:commentRangeStart w:id="0"/>
      <w:r>
        <w:rPr>
          <w:rFonts w:eastAsia="Times New Roman Uni" w:cs="Times New Roman" w:ascii="Times New Roman" w:hAnsi="Times New Roman"/>
          <w:b/>
          <w:bCs/>
          <w:color w:val="000000"/>
          <w:sz w:val="28"/>
          <w:szCs w:val="28"/>
          <w:lang w:val="en-GB" w:eastAsia="de-DE" w:bidi="ar-SA"/>
        </w:rPr>
        <w:t>Purpose</w:t>
      </w:r>
      <w:commentRangeEnd w:id="0"/>
      <w:r>
        <w:commentReference w:id="0"/>
      </w:r>
      <w:r>
        <w:rPr>
          <w:rFonts w:eastAsia="Times New Roman Uni" w:cs="Times New Roman" w:ascii="Times New Roman" w:hAnsi="Times New Roman"/>
          <w:b/>
          <w:bCs/>
          <w:color w:val="000000"/>
          <w:sz w:val="28"/>
          <w:szCs w:val="28"/>
          <w:lang w:val="en-GB" w:eastAsia="de-DE" w:bidi="ar-SA"/>
        </w:rPr>
      </w:r>
    </w:p>
    <w:p>
      <w:pPr>
        <w:pStyle w:val="Normal"/>
        <w:rPr>
          <w:rFonts w:ascii="Times New Roman" w:hAnsi="Times New Roman" w:eastAsia="Times New Roman Uni" w:cs="Times New Roman"/>
          <w:b/>
          <w:b/>
          <w:bCs/>
          <w:color w:val="000000"/>
          <w:sz w:val="28"/>
          <w:szCs w:val="28"/>
          <w:lang w:val="en-GB" w:eastAsia="de-DE" w:bidi="ar-SA"/>
        </w:rPr>
      </w:pPr>
      <w:r>
        <w:rPr>
          <w:rFonts w:eastAsia="Times New Roman Uni" w:cs="Times New Roman" w:ascii="Times New Roman" w:hAnsi="Times New Roman"/>
          <w:b/>
          <w:bCs/>
          <w:color w:val="000000"/>
          <w:sz w:val="28"/>
          <w:szCs w:val="28"/>
          <w:lang w:val="en-GB" w:eastAsia="de-DE" w:bidi="ar-SA"/>
        </w:rPr>
      </w:r>
    </w:p>
    <w:p>
      <w:pPr>
        <w:pStyle w:val="Normal"/>
        <w:rPr>
          <w:rFonts w:ascii="Times New Roman" w:hAnsi="Times New Roman" w:eastAsia="Times New Roman Uni" w:cs="Times New Roman"/>
          <w:bCs/>
          <w:color w:val="000000"/>
          <w:lang w:val="en-GB" w:eastAsia="de-DE" w:bidi="ar-SA"/>
        </w:rPr>
      </w:pPr>
      <w:r>
        <w:rPr>
          <w:rFonts w:eastAsia="Times New Roman Uni" w:cs="Times New Roman" w:ascii="Times New Roman" w:hAnsi="Times New Roman"/>
          <w:bCs/>
          <w:color w:val="000000"/>
          <w:lang w:val="en-GB" w:eastAsia="de-DE" w:bidi="ar-SA"/>
        </w:rPr>
        <w:t xml:space="preserve">Myocardial computed tomography perfusion (CTP) </w:t>
      </w:r>
      <w:ins w:id="0" w:author="Carsten Kendziorra" w:date="2016-11-24T12:26:00Z">
        <w:r>
          <w:rPr>
            <w:rFonts w:eastAsia="Times New Roman Uni" w:cs="Times New Roman" w:ascii="Times New Roman" w:hAnsi="Times New Roman"/>
            <w:bCs/>
            <w:color w:val="000000"/>
            <w:lang w:val="en-GB" w:eastAsia="de-DE" w:bidi="ar-SA"/>
          </w:rPr>
          <w:t xml:space="preserve">analysis </w:t>
        </w:r>
      </w:ins>
      <w:r>
        <w:rPr>
          <w:rFonts w:eastAsia="Times New Roman Uni" w:cs="Times New Roman" w:ascii="Times New Roman" w:hAnsi="Times New Roman"/>
          <w:bCs/>
          <w:color w:val="000000"/>
          <w:lang w:val="en-GB" w:eastAsia="de-DE" w:bidi="ar-SA"/>
        </w:rPr>
        <w:t>allows the assessment of the functional relevance of a coronary stenosis. Dynamic CTP may be used to quantitatively analyze the absolute myocardial blood flow, but image quality is limited due to motion artefacts. Temporal averaging and iterative reconstructions were introduced to improve image quality. However, they are supposed to deteriorate image sharpness. Thus, the aim of this study was to investigate the influence of temporal averaging and adaptive iterative dose reduction 3D (AIDR 3D) on the contour sharpness of dynamic myocardial CTP</w:t>
      </w:r>
      <w:ins w:id="1" w:author="Carsten Kendziorra" w:date="2016-11-24T12:27:00Z">
        <w:r>
          <w:rPr>
            <w:rFonts w:eastAsia="Times New Roman Uni" w:cs="Times New Roman" w:ascii="Times New Roman" w:hAnsi="Times New Roman"/>
            <w:bCs/>
            <w:color w:val="000000"/>
            <w:lang w:val="en-GB" w:eastAsia="de-DE" w:bidi="ar-SA"/>
          </w:rPr>
          <w:t xml:space="preserve"> analysis</w:t>
        </w:r>
      </w:ins>
      <w:r>
        <w:rPr>
          <w:rFonts w:eastAsia="Times New Roman Uni" w:cs="Times New Roman" w:ascii="Times New Roman" w:hAnsi="Times New Roman"/>
          <w:bCs/>
          <w:color w:val="000000"/>
          <w:lang w:val="en-GB" w:eastAsia="de-DE" w:bidi="ar-SA"/>
        </w:rPr>
        <w:t>.</w:t>
      </w:r>
    </w:p>
    <w:p>
      <w:pPr>
        <w:pStyle w:val="Normal"/>
        <w:rPr>
          <w:rFonts w:ascii="Times New Roman" w:hAnsi="Times New Roman" w:eastAsia="Times New Roman Uni" w:cs="Times New Roman"/>
          <w:bCs/>
          <w:color w:val="000000"/>
          <w:lang w:val="en-GB" w:eastAsia="de-DE" w:bidi="ar-SA"/>
        </w:rPr>
      </w:pPr>
      <w:r>
        <w:rPr>
          <w:rFonts w:eastAsia="Times New Roman Uni" w:cs="Times New Roman" w:ascii="Times New Roman" w:hAnsi="Times New Roman"/>
          <w:bCs/>
          <w:color w:val="000000"/>
          <w:lang w:val="en-GB" w:eastAsia="de-DE" w:bidi="ar-SA"/>
        </w:rPr>
      </w:r>
    </w:p>
    <w:p>
      <w:pPr>
        <w:pStyle w:val="Normal"/>
        <w:rPr>
          <w:rFonts w:ascii="Times New Roman" w:hAnsi="Times New Roman" w:eastAsia="Times New Roman Uni" w:cs="Times New Roman"/>
          <w:b/>
          <w:b/>
          <w:color w:val="000000"/>
          <w:sz w:val="28"/>
          <w:szCs w:val="28"/>
          <w:lang w:eastAsia="de-DE" w:bidi="ar-SA"/>
        </w:rPr>
      </w:pPr>
      <w:r>
        <w:rPr>
          <w:rFonts w:eastAsia="Times New Roman Uni" w:cs="Times New Roman" w:ascii="Times New Roman" w:hAnsi="Times New Roman"/>
          <w:b/>
          <w:color w:val="000000"/>
          <w:sz w:val="28"/>
          <w:szCs w:val="28"/>
          <w:lang w:eastAsia="de-DE" w:bidi="ar-SA"/>
        </w:rPr>
        <w:t>Method and Materials</w:t>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t>The dynamic myocardial CT</w:t>
      </w:r>
      <w:ins w:id="2" w:author="Carsten Kendziorra" w:date="2016-11-24T12:28:00Z">
        <w:r>
          <w:rPr>
            <w:rFonts w:eastAsia="Times New Roman Uni" w:cs="Times New Roman" w:ascii="Times New Roman" w:hAnsi="Times New Roman"/>
            <w:color w:val="000000"/>
            <w:lang w:eastAsia="de-DE" w:bidi="ar-SA"/>
          </w:rPr>
          <w:t>P</w:t>
        </w:r>
      </w:ins>
      <w:r>
        <w:rPr>
          <w:rFonts w:eastAsia="Times New Roman Uni" w:cs="Times New Roman" w:ascii="Times New Roman" w:hAnsi="Times New Roman"/>
          <w:color w:val="000000"/>
          <w:lang w:eastAsia="de-DE" w:bidi="ar-SA"/>
        </w:rPr>
        <w:t xml:space="preserve"> </w:t>
      </w:r>
      <w:del w:id="3" w:author="Carsten Kendziorra" w:date="2016-11-24T12:28:00Z">
        <w:r>
          <w:rPr>
            <w:rFonts w:eastAsia="Times New Roman Uni" w:cs="Times New Roman" w:ascii="Times New Roman" w:hAnsi="Times New Roman"/>
            <w:color w:val="000000"/>
            <w:lang w:eastAsia="de-DE" w:bidi="ar-SA"/>
          </w:rPr>
          <w:delText xml:space="preserve">perfusion </w:delText>
        </w:r>
      </w:del>
      <w:r>
        <w:rPr>
          <w:rFonts w:eastAsia="Times New Roman Uni" w:cs="Times New Roman" w:ascii="Times New Roman" w:hAnsi="Times New Roman"/>
          <w:color w:val="000000"/>
          <w:lang w:eastAsia="de-DE" w:bidi="ar-SA"/>
        </w:rPr>
        <w:t xml:space="preserve">datasets of 29 patients acquired at 9.5±2.0 mSv were reconstructed with filtered back projection (FBP) and </w:t>
      </w:r>
      <w:commentRangeStart w:id="1"/>
      <w:r>
        <w:rPr>
          <w:rFonts w:eastAsia="Times New Roman Uni" w:cs="Times New Roman" w:ascii="Times New Roman" w:hAnsi="Times New Roman"/>
          <w:color w:val="000000"/>
          <w:lang w:eastAsia="de-DE" w:bidi="ar-SA"/>
        </w:rPr>
        <w:t xml:space="preserve">strong levels </w:t>
      </w:r>
      <w:r>
        <w:rPr>
          <w:rFonts w:eastAsia="Times New Roman Uni" w:cs="Times New Roman" w:ascii="Times New Roman" w:hAnsi="Times New Roman"/>
          <w:color w:val="000000"/>
          <w:lang w:eastAsia="de-DE" w:bidi="ar-SA"/>
        </w:rPr>
      </w:r>
      <w:commentRangeEnd w:id="1"/>
      <w:r>
        <w:commentReference w:id="1"/>
      </w:r>
      <w:r>
        <w:rPr>
          <w:rFonts w:eastAsia="Times New Roman Uni" w:cs="Times New Roman" w:ascii="Times New Roman" w:hAnsi="Times New Roman"/>
          <w:color w:val="000000"/>
          <w:lang w:eastAsia="de-DE" w:bidi="ar-SA"/>
        </w:rPr>
        <w:t xml:space="preserve">of AIDR 3D. Temporal averaging without motion correction was performed as postprocessing step by combining two, three, four, six, and eight original 3D datasets. We compared the contour sharpness based on two different parameters including 4 edges of the myocardium: the distance </w:t>
      </w:r>
      <w:commentRangeStart w:id="2"/>
      <w:r>
        <w:rPr>
          <w:rFonts w:eastAsia="Times New Roman Uni" w:cs="Times New Roman" w:ascii="Times New Roman" w:hAnsi="Times New Roman"/>
          <w:color w:val="000000"/>
          <w:lang w:eastAsia="de-DE" w:bidi="ar-SA"/>
        </w:rPr>
        <w:t>between</w:t>
      </w:r>
      <w:ins w:id="4" w:author="Carsten Kendziorra" w:date="2016-11-24T12:31:00Z">
        <w:r>
          <w:rPr>
            <w:rFonts w:eastAsia="Times New Roman Uni" w:cs="Times New Roman" w:ascii="Times New Roman" w:hAnsi="Times New Roman"/>
            <w:color w:val="000000"/>
            <w:lang w:eastAsia="de-DE" w:bidi="ar-SA"/>
          </w:rPr>
          <w:t xml:space="preserve"> the</w:t>
        </w:r>
      </w:ins>
      <w:r>
        <w:rPr>
          <w:rFonts w:eastAsia="Times New Roman Uni" w:cs="Times New Roman" w:ascii="Times New Roman" w:hAnsi="Times New Roman"/>
          <w:color w:val="000000"/>
          <w:lang w:eastAsia="de-DE" w:bidi="ar-SA"/>
        </w:rPr>
        <w:t xml:space="preserve"> 25% and 75%</w:t>
      </w:r>
      <w:ins w:id="5" w:author="Carsten Kendziorra" w:date="2016-11-24T12:31:00Z">
        <w:r>
          <w:rPr>
            <w:rFonts w:eastAsia="Times New Roman Uni" w:cs="Times New Roman" w:ascii="Times New Roman" w:hAnsi="Times New Roman"/>
            <w:color w:val="000000"/>
            <w:lang w:eastAsia="de-DE" w:bidi="ar-SA"/>
          </w:rPr>
          <w:t xml:space="preserve"> value</w:t>
        </w:r>
      </w:ins>
      <w:r>
        <w:rPr>
          <w:rFonts w:eastAsia="Times New Roman Uni" w:cs="Times New Roman" w:ascii="Times New Roman" w:hAnsi="Times New Roman"/>
          <w:color w:val="000000"/>
          <w:lang w:eastAsia="de-DE" w:bidi="ar-SA"/>
        </w:rPr>
        <w:t xml:space="preserve"> </w:t>
      </w:r>
      <w:ins w:id="6" w:author="Carsten Kendziorra" w:date="2016-11-24T12:33:00Z">
        <w:r>
          <w:rPr>
            <w:rFonts w:eastAsia="Times New Roman Uni" w:cs="Times New Roman" w:ascii="Times New Roman" w:hAnsi="Times New Roman"/>
            <w:color w:val="000000"/>
            <w:lang w:eastAsia="de-DE" w:bidi="ar-SA"/>
          </w:rPr>
          <w:t>between</w:t>
        </w:r>
      </w:ins>
      <w:del w:id="7" w:author="Carsten Kendziorra" w:date="2016-11-24T12:33:00Z">
        <w:r>
          <w:rPr>
            <w:rFonts w:eastAsia="Times New Roman Uni" w:cs="Times New Roman" w:ascii="Times New Roman" w:hAnsi="Times New Roman"/>
            <w:color w:val="000000"/>
            <w:lang w:eastAsia="de-DE" w:bidi="ar-SA"/>
          </w:rPr>
          <w:delText>of</w:delText>
        </w:r>
      </w:del>
      <w:r>
        <w:rPr>
          <w:rFonts w:eastAsia="Times New Roman Uni" w:cs="Times New Roman" w:ascii="Times New Roman" w:hAnsi="Times New Roman"/>
          <w:color w:val="000000"/>
          <w:lang w:eastAsia="de-DE" w:bidi="ar-SA"/>
        </w:rPr>
        <w:t xml:space="preserve"> the</w:t>
      </w:r>
      <w:ins w:id="8" w:author="Carsten Kendziorra" w:date="2016-11-24T12:33:00Z">
        <w:r>
          <w:rPr>
            <w:rFonts w:eastAsia="Times New Roman Uni" w:cs="Times New Roman" w:ascii="Times New Roman" w:hAnsi="Times New Roman"/>
            <w:color w:val="000000"/>
            <w:lang w:eastAsia="de-DE" w:bidi="ar-SA"/>
          </w:rPr>
          <w:t xml:space="preserve"> minimal and </w:t>
        </w:r>
      </w:ins>
      <w:del w:id="9" w:author="Carsten Kendziorra" w:date="2016-11-24T12:33:00Z">
        <w:r>
          <w:rPr>
            <w:rFonts w:eastAsia="Times New Roman Uni" w:cs="Times New Roman" w:ascii="Times New Roman" w:hAnsi="Times New Roman"/>
            <w:color w:val="000000"/>
            <w:lang w:eastAsia="de-DE" w:bidi="ar-SA"/>
          </w:rPr>
          <w:delText xml:space="preserve"> </w:delText>
        </w:r>
      </w:del>
      <w:r>
        <w:rPr>
          <w:rFonts w:eastAsia="Times New Roman Uni" w:cs="Times New Roman" w:ascii="Times New Roman" w:hAnsi="Times New Roman"/>
          <w:color w:val="000000"/>
          <w:lang w:eastAsia="de-DE" w:bidi="ar-SA"/>
        </w:rPr>
        <w:t>maximal grey value</w:t>
      </w:r>
      <w:ins w:id="10" w:author="Carsten Kendziorra" w:date="2016-11-24T12:33:00Z">
        <w:r>
          <w:rPr>
            <w:rFonts w:eastAsia="Times New Roman Uni" w:cs="Times New Roman" w:ascii="Times New Roman" w:hAnsi="Times New Roman"/>
            <w:color w:val="000000"/>
            <w:lang w:eastAsia="de-DE" w:bidi="ar-SA"/>
          </w:rPr>
          <w:t>s</w:t>
        </w:r>
      </w:ins>
      <w:r>
        <w:rPr>
          <w:rFonts w:eastAsia="Times New Roman Uni" w:cs="Times New Roman" w:ascii="Times New Roman" w:hAnsi="Times New Roman"/>
          <w:color w:val="000000"/>
          <w:lang w:eastAsia="de-DE" w:bidi="ar-SA"/>
        </w:rPr>
        <w:t xml:space="preserve"> (d) and the </w:t>
      </w:r>
      <w:del w:id="11" w:author="Carsten Kendziorra" w:date="2016-11-24T12:40:00Z">
        <w:r>
          <w:rPr>
            <w:rFonts w:eastAsia="Times New Roman Uni" w:cs="Times New Roman" w:ascii="Times New Roman" w:hAnsi="Times New Roman"/>
            <w:color w:val="000000"/>
            <w:lang w:eastAsia="de-DE" w:bidi="ar-SA"/>
          </w:rPr>
          <w:delText xml:space="preserve">maximal </w:delText>
        </w:r>
      </w:del>
      <w:r>
        <w:rPr>
          <w:rFonts w:eastAsia="Times New Roman Uni" w:cs="Times New Roman" w:ascii="Times New Roman" w:hAnsi="Times New Roman"/>
          <w:color w:val="000000"/>
          <w:lang w:eastAsia="de-DE" w:bidi="ar-SA"/>
        </w:rPr>
        <w:t xml:space="preserve">slope between </w:t>
      </w:r>
      <w:ins w:id="12" w:author="Carsten Kendziorra" w:date="2016-11-24T12:41:00Z">
        <w:r>
          <w:rPr>
            <w:rFonts w:eastAsia="Times New Roman Uni" w:cs="Times New Roman" w:ascii="Times New Roman" w:hAnsi="Times New Roman"/>
            <w:color w:val="000000"/>
            <w:lang w:eastAsia="de-DE" w:bidi="ar-SA"/>
          </w:rPr>
          <w:t xml:space="preserve">the 25% and 75% </w:t>
        </w:r>
      </w:ins>
      <w:del w:id="13" w:author="Carsten Kendziorra" w:date="2016-11-24T12:41:00Z">
        <w:r>
          <w:rPr>
            <w:rFonts w:eastAsia="Times New Roman Uni" w:cs="Times New Roman" w:ascii="Times New Roman" w:hAnsi="Times New Roman"/>
            <w:color w:val="000000"/>
            <w:lang w:eastAsia="de-DE" w:bidi="ar-SA"/>
          </w:rPr>
          <w:delText>contiguous</w:delText>
        </w:r>
      </w:del>
      <w:del w:id="14" w:author="Carsten Kendziorra" w:date="2016-11-24T12:44:00Z">
        <w:r>
          <w:rPr>
            <w:rFonts w:eastAsia="Times New Roman Uni" w:cs="Times New Roman" w:ascii="Times New Roman" w:hAnsi="Times New Roman"/>
            <w:color w:val="000000"/>
            <w:lang w:eastAsia="de-DE" w:bidi="ar-SA"/>
          </w:rPr>
          <w:delText xml:space="preserve"> voxels</w:delText>
        </w:r>
      </w:del>
      <w:ins w:id="15" w:author="Carsten Kendziorra" w:date="2016-11-24T12:44:00Z">
        <w:r>
          <w:rPr>
            <w:rFonts w:eastAsia="Times New Roman Uni" w:cs="Times New Roman" w:ascii="Times New Roman" w:hAnsi="Times New Roman"/>
            <w:color w:val="000000"/>
            <w:lang w:eastAsia="de-DE" w:bidi="ar-SA"/>
          </w:rPr>
          <w:t xml:space="preserve"> points</w:t>
        </w:r>
      </w:ins>
      <w:r>
        <w:rPr>
          <w:rFonts w:eastAsia="Times New Roman Uni" w:cs="Times New Roman" w:ascii="Times New Roman" w:hAnsi="Times New Roman"/>
          <w:color w:val="000000"/>
          <w:lang w:eastAsia="de-DE" w:bidi="ar-SA"/>
        </w:rPr>
        <w:t xml:space="preserve"> (m).</w:t>
      </w:r>
      <w:commentRangeEnd w:id="2"/>
      <w:r>
        <w:commentReference w:id="2"/>
      </w:r>
      <w:r>
        <w:rPr>
          <w:rFonts w:eastAsia="Times New Roman Uni" w:cs="Times New Roman" w:ascii="Times New Roman" w:hAnsi="Times New Roman"/>
          <w:color w:val="000000"/>
          <w:lang w:eastAsia="de-DE" w:bidi="ar-SA"/>
        </w:rPr>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rPr>
          <w:rFonts w:ascii="Times New Roman" w:hAnsi="Times New Roman" w:eastAsia="Times New Roman Uni" w:cs="Times New Roman"/>
          <w:b/>
          <w:b/>
          <w:color w:val="000000"/>
          <w:sz w:val="28"/>
          <w:szCs w:val="28"/>
          <w:lang w:eastAsia="de-DE" w:bidi="ar-SA"/>
        </w:rPr>
      </w:pPr>
      <w:r>
        <w:rPr>
          <w:rFonts w:eastAsia="Times New Roman Uni" w:cs="Times New Roman" w:ascii="Times New Roman" w:hAnsi="Times New Roman"/>
          <w:b/>
          <w:color w:val="000000"/>
          <w:sz w:val="28"/>
          <w:szCs w:val="28"/>
          <w:lang w:eastAsia="de-DE" w:bidi="ar-SA"/>
        </w:rPr>
        <w:t>Results</w:t>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t xml:space="preserve">Both objective contour sharpness parameters showed the tendency to be deteriorated for strong levels of AIDR 3D compared with FBP (d=2.50 mm versus 2.27 mm; m=121.31 </w:t>
      </w:r>
      <w:ins w:id="16" w:author="Carsten Kendziorra" w:date="2016-11-24T12:49:00Z">
        <w:r>
          <w:rPr>
            <w:rFonts w:eastAsia="Times New Roman Uni" w:cs="Times New Roman" w:ascii="Times New Roman" w:hAnsi="Times New Roman"/>
            <w:color w:val="000000"/>
            <w:lang w:eastAsia="de-DE" w:bidi="ar-SA"/>
          </w:rPr>
          <w:t xml:space="preserve">HU/mm </w:t>
        </w:r>
      </w:ins>
      <w:r>
        <w:rPr>
          <w:rFonts w:eastAsia="Times New Roman Uni" w:cs="Times New Roman" w:ascii="Times New Roman" w:hAnsi="Times New Roman"/>
          <w:color w:val="000000"/>
          <w:lang w:eastAsia="de-DE" w:bidi="ar-SA"/>
        </w:rPr>
        <w:t>versus 145.24</w:t>
      </w:r>
      <w:ins w:id="17" w:author="Carsten Kendziorra" w:date="2016-11-24T12:49:00Z">
        <w:r>
          <w:rPr>
            <w:rFonts w:eastAsia="Times New Roman Uni" w:cs="Times New Roman" w:ascii="Times New Roman" w:hAnsi="Times New Roman"/>
            <w:color w:val="000000"/>
            <w:lang w:eastAsia="de-DE" w:bidi="ar-SA"/>
          </w:rPr>
          <w:t xml:space="preserve"> HU/mm</w:t>
        </w:r>
      </w:ins>
      <w:r>
        <w:rPr>
          <w:rFonts w:eastAsia="Times New Roman Uni" w:cs="Times New Roman" w:ascii="Times New Roman" w:hAnsi="Times New Roman"/>
          <w:color w:val="000000"/>
          <w:lang w:eastAsia="de-DE" w:bidi="ar-SA"/>
        </w:rPr>
        <w:t xml:space="preserve"> summarized for all 4 edges; for d p=0.02 at edge 1, p n.s.at edges 2-4 and for m p&lt;0.04 for all edges, respectively). With increasing levels of temporal averaging contour sharpness was </w:t>
      </w:r>
      <w:commentRangeStart w:id="3"/>
      <w:r>
        <w:rPr>
          <w:rFonts w:eastAsia="Times New Roman Uni" w:cs="Times New Roman" w:ascii="Times New Roman" w:hAnsi="Times New Roman"/>
          <w:color w:val="000000"/>
          <w:lang w:eastAsia="de-DE" w:bidi="ar-SA"/>
        </w:rPr>
        <w:t>slightly</w:t>
      </w:r>
      <w:r>
        <w:rPr>
          <w:rFonts w:eastAsia="Times New Roman Uni" w:cs="Times New Roman" w:ascii="Times New Roman" w:hAnsi="Times New Roman"/>
          <w:color w:val="000000"/>
          <w:lang w:eastAsia="de-DE" w:bidi="ar-SA"/>
        </w:rPr>
      </w:r>
      <w:commentRangeEnd w:id="3"/>
      <w:r>
        <w:commentReference w:id="3"/>
      </w:r>
      <w:r>
        <w:rPr>
          <w:rFonts w:eastAsia="Times New Roman Uni" w:cs="Times New Roman" w:ascii="Times New Roman" w:hAnsi="Times New Roman"/>
          <w:color w:val="000000"/>
          <w:lang w:eastAsia="de-DE" w:bidi="ar-SA"/>
        </w:rPr>
        <w:t xml:space="preserve"> deteriorated. Best values for contour sharpness were acquired without temporal averaging (d=2.08 mm, m=167.34). Contour sharpness was worst for </w:t>
      </w:r>
      <w:commentRangeStart w:id="4"/>
      <w:r>
        <w:rPr>
          <w:rFonts w:eastAsia="Times New Roman Uni" w:cs="Times New Roman" w:ascii="Times New Roman" w:hAnsi="Times New Roman"/>
          <w:color w:val="000000"/>
          <w:lang w:eastAsia="de-DE" w:bidi="ar-SA"/>
        </w:rPr>
        <w:t xml:space="preserve">strongest levels </w:t>
      </w:r>
      <w:r>
        <w:rPr>
          <w:rFonts w:eastAsia="Times New Roman Uni" w:cs="Times New Roman" w:ascii="Times New Roman" w:hAnsi="Times New Roman"/>
          <w:color w:val="000000"/>
          <w:lang w:eastAsia="de-DE" w:bidi="ar-SA"/>
        </w:rPr>
      </w:r>
      <w:commentRangeEnd w:id="4"/>
      <w:r>
        <w:commentReference w:id="4"/>
      </w:r>
      <w:r>
        <w:rPr>
          <w:rFonts w:eastAsia="Times New Roman Uni" w:cs="Times New Roman" w:ascii="Times New Roman" w:hAnsi="Times New Roman"/>
          <w:color w:val="000000"/>
          <w:lang w:eastAsia="de-DE" w:bidi="ar-SA"/>
        </w:rPr>
        <w:t>of temporal averaging (d=2.52 mm, m=117.68; comparison between lowest and highest temporal averaging level: for d p&gt;0.17 at all edges and for m p&lt;0.019 at edges 1,3,4 and p n.s. at edge 2). </w:t>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rPr>
          <w:rFonts w:ascii="Times New Roman" w:hAnsi="Times New Roman" w:eastAsia="Times New Roman Uni" w:cs="Times New Roman"/>
          <w:b/>
          <w:b/>
          <w:color w:val="000000"/>
          <w:sz w:val="28"/>
          <w:szCs w:val="28"/>
          <w:lang w:eastAsia="de-DE" w:bidi="ar-SA"/>
        </w:rPr>
      </w:pPr>
      <w:r>
        <w:rPr>
          <w:rFonts w:eastAsia="Times New Roman Uni" w:cs="Times New Roman" w:ascii="Times New Roman" w:hAnsi="Times New Roman"/>
          <w:b/>
          <w:color w:val="000000"/>
          <w:sz w:val="28"/>
          <w:szCs w:val="28"/>
          <w:lang w:eastAsia="de-DE" w:bidi="ar-SA"/>
        </w:rPr>
        <w:t>Conclusion</w:t>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t xml:space="preserve">The usage of higher levels of temporal averaging without motion correction and </w:t>
      </w:r>
      <w:ins w:id="18" w:author="Carsten Kendziorra" w:date="2016-11-24T12:57:00Z">
        <w:r>
          <w:rPr>
            <w:rFonts w:eastAsia="Times New Roman Uni" w:cs="Times New Roman" w:ascii="Times New Roman" w:hAnsi="Times New Roman"/>
            <w:color w:val="000000"/>
            <w:lang w:eastAsia="de-DE" w:bidi="ar-SA"/>
          </w:rPr>
          <w:t xml:space="preserve">with </w:t>
        </w:r>
      </w:ins>
      <w:r>
        <w:rPr>
          <w:rFonts w:eastAsia="Times New Roman Uni" w:cs="Times New Roman" w:ascii="Times New Roman" w:hAnsi="Times New Roman"/>
          <w:color w:val="000000"/>
          <w:lang w:eastAsia="de-DE" w:bidi="ar-SA"/>
        </w:rPr>
        <w:t xml:space="preserve">strong levels of AIDR 3D </w:t>
      </w:r>
      <w:commentRangeStart w:id="5"/>
      <w:r>
        <w:rPr>
          <w:rFonts w:eastAsia="Times New Roman Uni" w:cs="Times New Roman" w:ascii="Times New Roman" w:hAnsi="Times New Roman"/>
          <w:color w:val="000000"/>
          <w:lang w:eastAsia="de-DE" w:bidi="ar-SA"/>
        </w:rPr>
        <w:t>slightly</w:t>
      </w:r>
      <w:r>
        <w:rPr>
          <w:rFonts w:eastAsia="Times New Roman Uni" w:cs="Times New Roman" w:ascii="Times New Roman" w:hAnsi="Times New Roman"/>
          <w:color w:val="000000"/>
          <w:lang w:eastAsia="de-DE" w:bidi="ar-SA"/>
        </w:rPr>
      </w:r>
      <w:commentRangeEnd w:id="5"/>
      <w:r>
        <w:commentReference w:id="5"/>
      </w:r>
      <w:r>
        <w:rPr>
          <w:rFonts w:eastAsia="Times New Roman Uni" w:cs="Times New Roman" w:ascii="Times New Roman" w:hAnsi="Times New Roman"/>
          <w:color w:val="000000"/>
          <w:lang w:eastAsia="de-DE" w:bidi="ar-SA"/>
        </w:rPr>
        <w:t xml:space="preserve"> deteriorated objective contour sharpness parameters of dynamic myocardial CTP.  </w:t>
      </w:r>
    </w:p>
    <w:p>
      <w:pPr>
        <w:pStyle w:val="Normal"/>
        <w:rPr>
          <w:rFonts w:ascii="Times New Roman" w:hAnsi="Times New Roman" w:eastAsia="Times New Roman Uni" w:cs="Times New Roman"/>
          <w:color w:val="000000"/>
          <w:lang w:eastAsia="de-DE" w:bidi="ar-SA"/>
        </w:rPr>
      </w:pPr>
      <w:r>
        <w:rPr>
          <w:rFonts w:eastAsia="Times New Roman Uni" w:cs="Times New Roman" w:ascii="Times New Roman" w:hAnsi="Times New Roman"/>
          <w:color w:val="000000"/>
          <w:lang w:eastAsia="de-DE" w:bidi="ar-SA"/>
        </w:rPr>
      </w:r>
    </w:p>
    <w:p>
      <w:pPr>
        <w:pStyle w:val="Normal"/>
        <w:widowControl/>
        <w:suppressAutoHyphens w:val="false"/>
        <w:spacing w:before="0" w:after="200"/>
        <w:rPr>
          <w:rFonts w:ascii="Times New Roman Uni" w:hAnsi="Times New Roman Uni" w:eastAsia="Times New Roman Uni" w:cs="Times New Roman Uni"/>
        </w:rPr>
      </w:pPr>
      <w:r>
        <w:rPr>
          <w:rFonts w:eastAsia="Times New Roman Uni" w:cs="Times New Roman Uni" w:ascii="Times New Roman Uni" w:hAnsi="Times New Roman Uni"/>
        </w:rPr>
      </w:r>
    </w:p>
    <w:p>
      <w:pPr>
        <w:pStyle w:val="Normal"/>
        <w:widowControl/>
        <w:suppressAutoHyphens w:val="false"/>
        <w:spacing w:before="0" w:after="200"/>
        <w:rPr>
          <w:u w:val="single"/>
        </w:rPr>
      </w:pPr>
      <w:r>
        <w:rPr>
          <w:u w:val="single"/>
        </w:rPr>
      </w:r>
    </w:p>
    <w:p>
      <w:pPr>
        <w:pStyle w:val="Normal"/>
        <w:widowControl/>
        <w:suppressAutoHyphens w:val="false"/>
        <w:spacing w:lineRule="auto" w:line="276" w:before="0" w:after="200"/>
        <w:rPr>
          <w:u w:val="single"/>
        </w:rPr>
      </w:pPr>
      <w:r>
        <w:rPr>
          <w:u w:val="single"/>
        </w:rPr>
      </w:r>
      <w:r>
        <w:br w:type="page"/>
      </w:r>
    </w:p>
    <w:p>
      <w:pPr>
        <w:pStyle w:val="Normal"/>
        <w:spacing w:lineRule="auto" w:line="360"/>
        <w:rPr>
          <w:u w:val="single"/>
        </w:rPr>
      </w:pPr>
      <w:r>
        <w:rPr>
          <w:u w:val="single"/>
        </w:rPr>
      </w:r>
    </w:p>
    <w:p>
      <w:pPr>
        <w:pStyle w:val="Normal"/>
        <w:widowControl/>
        <w:suppressAutoHyphens w:val="false"/>
        <w:spacing w:lineRule="auto" w:line="276" w:before="0" w:after="200"/>
        <w:rPr>
          <w:rFonts w:ascii="Times New Roman" w:hAnsi="Times New Roman" w:cs="Times New Roman"/>
          <w:b/>
          <w:b/>
          <w:sz w:val="32"/>
          <w:u w:val="single"/>
        </w:rPr>
      </w:pPr>
      <w:r>
        <w:rPr>
          <w:rFonts w:cs="Times New Roman" w:ascii="Times New Roman" w:hAnsi="Times New Roman"/>
          <w:b/>
          <w:sz w:val="32"/>
          <w:u w:val="single"/>
        </w:rPr>
        <w:t>Abbreviations</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t xml:space="preserve">computed tomography angiography </w:t>
        <w:tab/>
        <w:tab/>
        <w:tab/>
        <w:tab/>
        <w:tab/>
        <w:t>CTA</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t xml:space="preserve">conventional coronary angiography </w:t>
        <w:tab/>
        <w:tab/>
        <w:tab/>
        <w:tab/>
        <w:tab/>
        <w:t>CCA</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t xml:space="preserve">single photon emission CT myocardial perfusion imaging </w:t>
        <w:tab/>
        <w:tab/>
        <w:t xml:space="preserve">SPECT-MPI </w:t>
      </w:r>
    </w:p>
    <w:p>
      <w:pPr>
        <w:pStyle w:val="Normal"/>
        <w:widowControl/>
        <w:suppressAutoHyphens w:val="false"/>
        <w:spacing w:lineRule="auto" w:line="276" w:before="0" w:after="200"/>
        <w:rPr>
          <w:rFonts w:ascii="Times New Roman" w:hAnsi="Times New Roman" w:cs="Times New Roman"/>
          <w:b/>
          <w:b/>
          <w:sz w:val="32"/>
          <w:u w:val="single"/>
        </w:rPr>
      </w:pPr>
      <w:r>
        <w:rPr>
          <w:rFonts w:cs="Times New Roman" w:ascii="Times New Roman" w:hAnsi="Times New Roman"/>
        </w:rPr>
        <w:t xml:space="preserve">stress magnetic resonance imaging </w:t>
        <w:tab/>
        <w:tab/>
        <w:tab/>
        <w:tab/>
        <w:tab/>
        <w:t>MRI</w:t>
      </w:r>
      <w:r>
        <w:rPr>
          <w:rFonts w:cs="Times New Roman" w:ascii="Times New Roman" w:hAnsi="Times New Roman"/>
          <w:b/>
          <w:sz w:val="32"/>
          <w:u w:val="single"/>
        </w:rPr>
        <w:t xml:space="preserve"> </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t xml:space="preserve">signal- to- noise ratio </w:t>
        <w:tab/>
        <w:tab/>
        <w:tab/>
        <w:tab/>
        <w:tab/>
        <w:tab/>
        <w:tab/>
        <w:t>SNR</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t>contrast- to- noise ratio</w:t>
        <w:tab/>
        <w:tab/>
        <w:tab/>
        <w:tab/>
        <w:tab/>
        <w:tab/>
        <w:t>CNR</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lang w:val="en-GB"/>
        </w:rPr>
        <w:t xml:space="preserve">coronary artery disease </w:t>
        <w:tab/>
        <w:tab/>
        <w:tab/>
        <w:tab/>
        <w:tab/>
        <w:tab/>
        <w:t>CAD</w:t>
      </w:r>
    </w:p>
    <w:p>
      <w:pPr>
        <w:pStyle w:val="Normal"/>
        <w:widowControl/>
        <w:suppressAutoHyphens w:val="false"/>
        <w:spacing w:lineRule="auto" w:line="276" w:before="0" w:after="200"/>
        <w:rPr>
          <w:rFonts w:ascii="Times New Roman" w:hAnsi="Times New Roman" w:cs="Times New Roman"/>
          <w:lang w:val="en-GB"/>
        </w:rPr>
      </w:pPr>
      <w:r>
        <w:rPr>
          <w:rFonts w:cs="Times New Roman" w:ascii="Times New Roman" w:hAnsi="Times New Roman"/>
          <w:lang w:val="en-GB"/>
        </w:rPr>
        <w:t xml:space="preserve">field of view </w:t>
        <w:tab/>
        <w:tab/>
        <w:tab/>
        <w:tab/>
        <w:tab/>
        <w:tab/>
        <w:tab/>
        <w:tab/>
        <w:t>FOV</w:t>
      </w:r>
    </w:p>
    <w:p>
      <w:pPr>
        <w:pStyle w:val="Normal"/>
        <w:widowControl/>
        <w:suppressAutoHyphens w:val="false"/>
        <w:spacing w:lineRule="auto" w:line="276" w:before="0" w:after="200"/>
        <w:rPr>
          <w:rFonts w:ascii="Times New Roman" w:hAnsi="Times New Roman" w:cs="Times New Roman"/>
          <w:lang w:val="en-GB"/>
        </w:rPr>
      </w:pPr>
      <w:r>
        <w:rPr>
          <w:rFonts w:cs="Times New Roman" w:ascii="Times New Roman" w:hAnsi="Times New Roman"/>
          <w:lang w:val="en-GB"/>
        </w:rPr>
        <w:t xml:space="preserve">filtered back projection </w:t>
        <w:tab/>
        <w:tab/>
        <w:tab/>
        <w:tab/>
        <w:tab/>
        <w:tab/>
        <w:t>FBP</w:t>
      </w:r>
    </w:p>
    <w:p>
      <w:pPr>
        <w:pStyle w:val="Normal"/>
        <w:widowControl/>
        <w:suppressAutoHyphens w:val="false"/>
        <w:spacing w:lineRule="auto" w:line="276" w:before="0" w:after="200"/>
        <w:rPr>
          <w:rFonts w:ascii="Times New Roman" w:hAnsi="Times New Roman" w:cs="Times New Roman"/>
          <w:lang w:val="en-GB"/>
        </w:rPr>
      </w:pPr>
      <w:r>
        <w:rPr>
          <w:rFonts w:cs="Times New Roman" w:ascii="Times New Roman" w:hAnsi="Times New Roman"/>
          <w:lang w:val="en-GB"/>
        </w:rPr>
        <w:t xml:space="preserve">Adaptive Iterative Dose Reduction 3D </w:t>
        <w:tab/>
        <w:tab/>
        <w:tab/>
        <w:tab/>
        <w:t>AIDR 3D</w:t>
      </w:r>
    </w:p>
    <w:p>
      <w:pPr>
        <w:pStyle w:val="Normal"/>
        <w:widowControl/>
        <w:suppressAutoHyphens w:val="false"/>
        <w:spacing w:lineRule="auto" w:line="276" w:before="0" w:after="200"/>
        <w:rPr>
          <w:rFonts w:ascii="Times New Roman" w:hAnsi="Times New Roman" w:cs="Times New Roman"/>
          <w:lang w:val="en-GB"/>
        </w:rPr>
      </w:pPr>
      <w:r>
        <w:rPr>
          <w:rFonts w:cs="Times New Roman" w:ascii="Times New Roman" w:hAnsi="Times New Roman"/>
          <w:lang w:val="en-GB"/>
        </w:rPr>
        <w:t xml:space="preserve">left ventricle </w:t>
        <w:tab/>
        <w:tab/>
        <w:tab/>
        <w:tab/>
        <w:tab/>
        <w:tab/>
        <w:tab/>
        <w:tab/>
        <w:t xml:space="preserve">LV </w:t>
      </w:r>
    </w:p>
    <w:p>
      <w:pPr>
        <w:pStyle w:val="Normal"/>
        <w:widowControl/>
        <w:suppressAutoHyphens w:val="false"/>
        <w:spacing w:lineRule="auto" w:line="276" w:before="0" w:after="200"/>
        <w:rPr>
          <w:rFonts w:ascii="Times New Roman" w:hAnsi="Times New Roman" w:cs="Times New Roman"/>
        </w:rPr>
      </w:pPr>
      <w:ins w:id="19" w:author="Carsten Kendziorra" w:date="2016-11-24T12:57:00Z">
        <w:r>
          <w:rPr>
            <w:rFonts w:cs="Times New Roman" w:ascii="Times New Roman" w:hAnsi="Times New Roman"/>
            <w:lang w:val="en-GB"/>
          </w:rPr>
          <w:t xml:space="preserve">distance </w:t>
        </w:r>
      </w:ins>
      <w:del w:id="20" w:author="Carsten Kendziorra" w:date="2016-11-24T12:57:00Z">
        <w:r>
          <w:rPr>
            <w:rFonts w:cs="Times New Roman" w:ascii="Times New Roman" w:hAnsi="Times New Roman"/>
            <w:lang w:val="en-GB"/>
          </w:rPr>
          <w:delText xml:space="preserve">difference </w:delText>
        </w:r>
      </w:del>
      <w:r>
        <w:rPr>
          <w:rFonts w:cs="Times New Roman" w:ascii="Times New Roman" w:hAnsi="Times New Roman"/>
          <w:lang w:val="en-GB"/>
        </w:rPr>
        <w:t>between 25% and 75%</w:t>
      </w:r>
      <w:ins w:id="21" w:author="Carsten Kendziorra" w:date="2016-11-24T12:58:00Z">
        <w:r>
          <w:rPr>
            <w:rFonts w:cs="Times New Roman" w:ascii="Times New Roman" w:hAnsi="Times New Roman"/>
            <w:lang w:val="en-GB"/>
          </w:rPr>
          <w:t xml:space="preserve"> value</w:t>
        </w:r>
      </w:ins>
      <w:ins w:id="22" w:author="Carsten Kendziorra" w:date="2016-11-24T12:59:00Z">
        <w:r>
          <w:rPr>
            <w:rFonts w:cs="Times New Roman" w:ascii="Times New Roman" w:hAnsi="Times New Roman"/>
            <w:lang w:val="en-GB"/>
          </w:rPr>
          <w:t xml:space="preserve"> between</w:t>
        </w:r>
      </w:ins>
      <w:del w:id="23" w:author="Carsten Kendziorra" w:date="2016-11-24T12:59:00Z">
        <w:r>
          <w:rPr>
            <w:rFonts w:cs="Times New Roman" w:ascii="Times New Roman" w:hAnsi="Times New Roman"/>
            <w:lang w:val="en-GB"/>
          </w:rPr>
          <w:delText xml:space="preserve"> of</w:delText>
        </w:r>
      </w:del>
      <w:r>
        <w:rPr>
          <w:rFonts w:cs="Times New Roman" w:ascii="Times New Roman" w:hAnsi="Times New Roman"/>
          <w:lang w:val="en-GB"/>
        </w:rPr>
        <w:t xml:space="preserve"> the</w:t>
      </w:r>
      <w:ins w:id="24" w:author="Carsten Kendziorra" w:date="2016-11-24T12:59:00Z">
        <w:r>
          <w:rPr>
            <w:rFonts w:cs="Times New Roman" w:ascii="Times New Roman" w:hAnsi="Times New Roman"/>
            <w:lang w:val="en-GB"/>
          </w:rPr>
          <w:t xml:space="preserve"> minimal and </w:t>
        </w:r>
      </w:ins>
      <w:r>
        <w:rPr>
          <w:rFonts w:cs="Times New Roman" w:ascii="Times New Roman" w:hAnsi="Times New Roman"/>
          <w:lang w:val="en-GB"/>
        </w:rPr>
        <w:t xml:space="preserve"> maximal grey value</w:t>
      </w:r>
      <w:r>
        <w:rPr>
          <w:rFonts w:cs="Times New Roman" w:ascii="Times New Roman" w:hAnsi="Times New Roman"/>
        </w:rPr>
        <w:t xml:space="preserve"> </w:t>
        <w:tab/>
        <w:t>d</w:t>
      </w:r>
    </w:p>
    <w:p>
      <w:pPr>
        <w:pStyle w:val="Normal"/>
        <w:widowControl/>
        <w:suppressAutoHyphens w:val="false"/>
        <w:spacing w:lineRule="auto" w:line="276" w:before="0" w:after="200"/>
        <w:rPr>
          <w:rFonts w:ascii="Times New Roman" w:hAnsi="Times New Roman" w:cs="Times New Roman"/>
          <w:lang w:val="en-GB"/>
        </w:rPr>
      </w:pPr>
      <w:del w:id="25" w:author="Carsten Kendziorra" w:date="2016-11-24T13:00:00Z">
        <w:r>
          <w:rPr>
            <w:rFonts w:cs="Times New Roman" w:ascii="Times New Roman" w:hAnsi="Times New Roman"/>
            <w:lang w:val="en-GB"/>
          </w:rPr>
          <w:delText xml:space="preserve">maximal </w:delText>
        </w:r>
      </w:del>
      <w:r>
        <w:rPr>
          <w:rFonts w:cs="Times New Roman" w:ascii="Times New Roman" w:hAnsi="Times New Roman"/>
          <w:lang w:val="en-GB"/>
        </w:rPr>
        <w:t>slope</w:t>
      </w:r>
      <w:ins w:id="26" w:author="Carsten Kendziorra" w:date="2016-11-24T13:00:00Z">
        <w:r>
          <w:rPr>
            <w:rFonts w:cs="Times New Roman" w:ascii="Times New Roman" w:hAnsi="Times New Roman"/>
            <w:lang w:val="en-GB"/>
          </w:rPr>
          <w:t xml:space="preserve"> between 25% and 75% value points</w:t>
        </w:r>
      </w:ins>
      <w:r>
        <w:rPr>
          <w:rFonts w:cs="Times New Roman" w:ascii="Times New Roman" w:hAnsi="Times New Roman"/>
          <w:lang w:val="en-GB"/>
        </w:rPr>
        <w:t xml:space="preserve"> </w:t>
        <w:tab/>
        <w:tab/>
        <w:tab/>
        <w:tab/>
        <w:tab/>
        <w:tab/>
        <w:tab/>
        <w:t>m</w:t>
      </w:r>
    </w:p>
    <w:p>
      <w:pPr>
        <w:pStyle w:val="Normal"/>
        <w:widowControl/>
        <w:suppressAutoHyphens w:val="false"/>
        <w:spacing w:lineRule="auto" w:line="276" w:before="0" w:after="200"/>
        <w:rPr>
          <w:rFonts w:ascii="Times New Roman" w:hAnsi="Times New Roman" w:cs="Times New Roman"/>
          <w:b/>
          <w:b/>
          <w:sz w:val="32"/>
          <w:u w:val="single"/>
        </w:rPr>
      </w:pPr>
      <w:r>
        <w:rPr>
          <w:rFonts w:cs="Times New Roman" w:ascii="Times New Roman" w:hAnsi="Times New Roman"/>
          <w:lang w:val="en-GB"/>
        </w:rPr>
        <w:t>multiplanar reconstruction</w:t>
        <w:tab/>
        <w:t xml:space="preserve"> </w:t>
        <w:tab/>
        <w:tab/>
        <w:tab/>
        <w:tab/>
        <w:tab/>
        <w:t>MPR</w:t>
      </w:r>
      <w:r>
        <w:br w:type="page"/>
      </w:r>
    </w:p>
    <w:p>
      <w:pPr>
        <w:pStyle w:val="Normal"/>
        <w:spacing w:lineRule="auto" w:line="360"/>
        <w:rPr>
          <w:rFonts w:ascii="Times New Roman" w:hAnsi="Times New Roman" w:cs="Times New Roman"/>
          <w:b/>
          <w:b/>
          <w:sz w:val="32"/>
          <w:u w:val="single"/>
        </w:rPr>
      </w:pPr>
      <w:commentRangeStart w:id="6"/>
      <w:r>
        <w:rPr>
          <w:rFonts w:cs="Times New Roman" w:ascii="Times New Roman" w:hAnsi="Times New Roman"/>
          <w:b/>
          <w:sz w:val="32"/>
          <w:u w:val="single"/>
        </w:rPr>
        <w:t>Introduction</w:t>
      </w:r>
      <w:commentRangeEnd w:id="6"/>
      <w:r>
        <w:commentReference w:id="6"/>
      </w:r>
      <w:r>
        <w:rPr>
          <w:rFonts w:cs="Times New Roman" w:ascii="Times New Roman" w:hAnsi="Times New Roman"/>
          <w:b/>
          <w:sz w:val="32"/>
          <w:u w:val="single"/>
        </w:rPr>
      </w:r>
    </w:p>
    <w:p>
      <w:pPr>
        <w:pStyle w:val="Normal"/>
        <w:spacing w:lineRule="auto" w:line="360"/>
        <w:rPr/>
      </w:pPr>
      <w:r>
        <w:rPr>
          <w:rFonts w:cs="Times New Roman" w:ascii="Times New Roman" w:hAnsi="Times New Roman"/>
        </w:rPr>
        <w:t xml:space="preserve">While non-invasive CT coronary angiography (CTA) is highly accurate in diagnosing coronary artery stenoses </w:t>
      </w:r>
      <w:r>
        <w:fldChar w:fldCharType="begin"/>
      </w:r>
      <w:r>
        <w:instrText>ADDIN EN.CITE.DATA</w:instrText>
      </w:r>
      <w:r>
        <w:fldChar w:fldCharType="separate"/>
      </w:r>
      <w:bookmarkStart w:id="0" w:name="__Fieldmark__240_1036809251"/>
      <w:r>
        <w:rPr>
          <w:rFonts w:cs="Times New Roman" w:ascii="Times New Roman" w:hAnsi="Times New Roman"/>
        </w:rPr>
        <w:t>[</w:t>
      </w:r>
      <w:bookmarkStart w:id="1" w:name="__Fieldmark__5401_1773085499"/>
      <w:r>
        <w:rPr>
          <w:rFonts w:cs="Times New Roman" w:ascii="Times New Roman" w:hAnsi="Times New Roman"/>
        </w:rPr>
        <w:t>1, 2]</w:t>
      </w:r>
      <w:r>
        <w:rPr>
          <w:rFonts w:cs="Times New Roman" w:ascii="Times New Roman" w:hAnsi="Times New Roman"/>
        </w:rPr>
      </w:r>
      <w:r>
        <w:fldChar w:fldCharType="end"/>
      </w:r>
      <w:bookmarkStart w:id="2" w:name="__Fieldmark__5402_1773085499"/>
      <w:bookmarkEnd w:id="0"/>
      <w:bookmarkEnd w:id="1"/>
      <w:bookmarkEnd w:id="2"/>
      <w:r>
        <w:rPr>
          <w:rFonts w:cs="Times New Roman" w:ascii="Times New Roman" w:hAnsi="Times New Roman"/>
        </w:rPr>
        <w:t xml:space="preserve"> as compared with conventional coronary angiography (CCA), there are limitations in the assessment of the hemodynamic relevance of coronary stenosis </w:t>
      </w:r>
      <w:r>
        <w:fldChar w:fldCharType="begin"/>
      </w:r>
      <w:r>
        <w:instrText>ADDIN EN.CITE &lt;EndNote&gt;&lt;Cite&gt;&lt;Author&gt;Ponte&lt;/Author&gt;&lt;Year&gt;2014&lt;/Year&gt;&lt;RecNum&gt;210&lt;/RecNum&gt;&lt;DisplayText&gt;[3]&lt;/DisplayText&gt;&lt;record&gt;&lt;rec-number&gt;210&lt;/rec-number&gt;&lt;foreign-keys&gt;&lt;key app="EN" db-id="xp02tvp9n5zd2rededqx0dz1td29dvxs9drv" timestamp="1429316455"&gt;210&lt;/key&gt;&lt;/foreign-keys&gt;&lt;ref-type name="Journal Article"&gt;17&lt;/ref-type&gt;&lt;contributors&gt;&lt;authors&gt;&lt;author&gt;Ponte, M.&lt;/author&gt;&lt;author&gt;Bettencourt, N.&lt;/author&gt;&lt;author&gt;Pereira, E.&lt;/author&gt;&lt;author&gt;Ferreira, N. D.&lt;/author&gt;&lt;author&gt;Chiribiri, A.&lt;/author&gt;&lt;author&gt;Schuster, A.&lt;/author&gt;&lt;author&gt;Albuquerque, A.&lt;/author&gt;&lt;author&gt;Gama, V.&lt;/author&gt;&lt;author&gt;Nagel, E.&lt;/author&gt;&lt;/authors&gt;&lt;/contributors&gt;&lt;titles&gt;&lt;title&gt;Anatomical versus functional assessment of coronary artery disease: direct comparison of computed tomography coronary angiography and magnetic resonance myocardial perfusion imaging in patients with intermediate pre-test probability&lt;/title&gt;&lt;secondary-title&gt;Int J Cardiovasc Imaging&lt;/secondary-title&gt;&lt;/titles&gt;&lt;periodical&gt;&lt;full-title&gt;Int J Cardiovasc Imaging&lt;/full-title&gt;&lt;/periodical&gt;&lt;pages&gt;1589-97&lt;/pages&gt;&lt;volume&gt;30&lt;/volume&gt;&lt;number&gt;8&lt;/number&gt;&lt;dates&gt;&lt;year&gt;2014&lt;/year&gt;&lt;pub-dates&gt;&lt;date&gt;Dec&lt;/date&gt;&lt;/pub-dates&gt;&lt;/dates&gt;&lt;isbn&gt;1875-8312&lt;/isbn&gt;&lt;accession-num&gt;25082645&lt;/accession-num&gt;&lt;urls&gt;&lt;related-urls&gt;&lt;url&gt;http://www.ncbi.nlm.nih.gov/pubmed/25082645&lt;/url&gt;&lt;/related-urls&gt;&lt;/urls&gt;&lt;electronic-resource-num&gt;10.1007/s10554-014-0492-y&lt;/electronic-resource-num&gt;&lt;language&gt;eng&lt;/language&gt;&lt;/record&gt;&lt;/Cite&gt;&lt;/EndNote&gt;</w:instrText>
      </w:r>
      <w:r>
        <w:fldChar w:fldCharType="separate"/>
      </w:r>
      <w:bookmarkStart w:id="3" w:name="__Fieldmark__250_1036809251"/>
      <w:r>
        <w:rPr>
          <w:rFonts w:cs="Times New Roman" w:ascii="Times New Roman" w:hAnsi="Times New Roman"/>
        </w:rPr>
        <w:t>[</w:t>
      </w:r>
      <w:bookmarkStart w:id="4" w:name="__Fieldmark__5407_1773085499"/>
      <w:r>
        <w:rPr>
          <w:rFonts w:cs="Times New Roman" w:ascii="Times New Roman" w:hAnsi="Times New Roman"/>
        </w:rPr>
        <w:t>3]</w:t>
      </w:r>
      <w:r>
        <w:rPr>
          <w:rFonts w:cs="Times New Roman" w:ascii="Times New Roman" w:hAnsi="Times New Roman"/>
        </w:rPr>
      </w:r>
      <w:r>
        <w:fldChar w:fldCharType="end"/>
      </w:r>
      <w:bookmarkEnd w:id="3"/>
      <w:bookmarkEnd w:id="4"/>
      <w:r>
        <w:rPr>
          <w:rFonts w:cs="Times New Roman" w:ascii="Times New Roman" w:hAnsi="Times New Roman"/>
        </w:rPr>
        <w:t xml:space="preserve">. This is especially relevant in patients with intermediate coronary stenosis of 30-70% </w:t>
      </w:r>
      <w:r>
        <w:fldChar w:fldCharType="begin"/>
      </w:r>
      <w:r>
        <w:instrText>ADDIN EN.CITE &lt;EndNote&gt;&lt;Cite&gt;&lt;Author&gt;Ponte&lt;/Author&gt;&lt;Year&gt;2014&lt;/Year&gt;&lt;RecNum&gt;210&lt;/RecNum&gt;&lt;DisplayText&gt;[3]&lt;/DisplayText&gt;&lt;record&gt;&lt;rec-number&gt;210&lt;/rec-number&gt;&lt;foreign-keys&gt;&lt;key app="EN" db-id="xp02tvp9n5zd2rededqx0dz1td29dvxs9drv" timestamp="1429316455"&gt;210&lt;/key&gt;&lt;/foreign-keys&gt;&lt;ref-type name="Journal Article"&gt;17&lt;/ref-type&gt;&lt;contributors&gt;&lt;authors&gt;&lt;author&gt;Ponte, M.&lt;/author&gt;&lt;author&gt;Bettencourt, N.&lt;/author&gt;&lt;author&gt;Pereira, E.&lt;/author&gt;&lt;author&gt;Ferreira, N. D.&lt;/author&gt;&lt;author&gt;Chiribiri, A.&lt;/author&gt;&lt;author&gt;Schuster, A.&lt;/author&gt;&lt;author&gt;Albuquerque, A.&lt;/author&gt;&lt;author&gt;Gama, V.&lt;/author&gt;&lt;author&gt;Nagel, E.&lt;/author&gt;&lt;/authors&gt;&lt;/contributors&gt;&lt;titles&gt;&lt;title&gt;Anatomical versus functional assessment of coronary artery disease: direct comparison of computed tomography coronary angiography and magnetic resonance myocardial perfusion imaging in patients with intermediate pre-test probability&lt;/title&gt;&lt;secondary-title&gt;Int J Cardiovasc Imaging&lt;/secondary-title&gt;&lt;/titles&gt;&lt;periodical&gt;&lt;full-title&gt;Int J Cardiovasc Imaging&lt;/full-title&gt;&lt;/periodical&gt;&lt;pages&gt;1589-97&lt;/pages&gt;&lt;volume&gt;30&lt;/volume&gt;&lt;number&gt;8&lt;/number&gt;&lt;dates&gt;&lt;year&gt;2014&lt;/year&gt;&lt;pub-dates&gt;&lt;date&gt;Dec&lt;/date&gt;&lt;/pub-dates&gt;&lt;/dates&gt;&lt;isbn&gt;1875-8312&lt;/isbn&gt;&lt;accession-num&gt;25082645&lt;/accession-num&gt;&lt;urls&gt;&lt;related-urls&gt;&lt;url&gt;http://www.ncbi.nlm.nih.gov/pubmed/25082645&lt;/url&gt;&lt;/related-urls&gt;&lt;/urls&gt;&lt;electronic-resource-num&gt;10.1007/s10554-014-0492-y&lt;/electronic-resource-num&gt;&lt;language&gt;eng&lt;/language&gt;&lt;/record&gt;&lt;/Cite&gt;&lt;/EndNote&gt;</w:instrText>
      </w:r>
      <w:r>
        <w:fldChar w:fldCharType="separate"/>
      </w:r>
      <w:bookmarkStart w:id="5" w:name="__Fieldmark__257_1036809251"/>
      <w:r>
        <w:rPr>
          <w:rFonts w:cs="Times New Roman" w:ascii="Times New Roman" w:hAnsi="Times New Roman"/>
        </w:rPr>
        <w:t>[</w:t>
      </w:r>
      <w:bookmarkStart w:id="6" w:name="__Fieldmark__5412_1773085499"/>
      <w:r>
        <w:rPr>
          <w:rFonts w:cs="Times New Roman" w:ascii="Times New Roman" w:hAnsi="Times New Roman"/>
        </w:rPr>
        <w:t>3]</w:t>
      </w:r>
      <w:r>
        <w:rPr>
          <w:rFonts w:cs="Times New Roman" w:ascii="Times New Roman" w:hAnsi="Times New Roman"/>
        </w:rPr>
      </w:r>
      <w:r>
        <w:fldChar w:fldCharType="end"/>
      </w:r>
      <w:bookmarkEnd w:id="5"/>
      <w:bookmarkEnd w:id="6"/>
      <w:r>
        <w:rPr>
          <w:rFonts w:cs="Times New Roman" w:ascii="Times New Roman" w:hAnsi="Times New Roman"/>
        </w:rPr>
        <w:t xml:space="preserve">, in the case of heavily calcified plaques or if coronary stents are present </w:t>
      </w:r>
      <w:r>
        <w:fldChar w:fldCharType="begin"/>
      </w:r>
      <w:r>
        <w:instrText>ADDIN EN.CITE &lt;EndNote&gt;&lt;Cite&gt;&lt;Author&gt;Farzaneh-Far&lt;/Author&gt;&lt;Year&gt;2013&lt;/Year&gt;&lt;RecNum&gt;208&lt;/RecNum&gt;&lt;DisplayText&gt;[4]&lt;/DisplayText&gt;&lt;record&gt;&lt;rec-number&gt;208&lt;/rec-number&gt;&lt;foreign-keys&gt;&lt;key app="EN" db-id="xp02tvp9n5zd2rededqx0dz1td29dvxs9drv" timestamp="1429316455"&gt;208&lt;/key&gt;&lt;/foreign-keys&gt;&lt;ref-type name="Journal Article"&gt;17&lt;/ref-type&gt;&lt;contributors&gt;&lt;authors&gt;&lt;author&gt;Farzaneh-Far, A.&lt;/author&gt;&lt;author&gt;Steigner, M.&lt;/author&gt;&lt;author&gt;Kwong, R. Y.&lt;/author&gt;&lt;/authors&gt;&lt;/contributors&gt;&lt;titles&gt;&lt;title&gt;Applications and limitations of cardiac computed tomography in the evaluation of coronary artery disease&lt;/title&gt;&lt;secondary-title&gt;Coron Artery Dis&lt;/secondary-title&gt;&lt;/titles&gt;&lt;periodical&gt;&lt;full-title&gt;Coron Artery Dis&lt;/full-title&gt;&lt;/periodical&gt;&lt;pages&gt;606-12&lt;/pages&gt;&lt;volume&gt;24&lt;/volume&gt;&lt;number&gt;7&lt;/number&gt;&lt;keywords&gt;&lt;keyword&gt;Coronary Angiography&lt;/keyword&gt;&lt;keyword&gt;Coronary Artery Disease&lt;/keyword&gt;&lt;keyword&gt;Coronary Stenosis&lt;/keyword&gt;&lt;keyword&gt;Coronary Vessels&lt;/keyword&gt;&lt;keyword&gt;Humans&lt;/keyword&gt;&lt;keyword&gt;Multidetector Computed Tomography&lt;/keyword&gt;&lt;keyword&gt;Predictive Value of Tests&lt;/keyword&gt;&lt;keyword&gt;Prognosis&lt;/keyword&gt;&lt;keyword&gt;Risk Factors&lt;/keyword&gt;&lt;keyword&gt;Severity of Illness Index&lt;/keyword&gt;&lt;/keywords&gt;&lt;dates&gt;&lt;year&gt;2013&lt;/year&gt;&lt;pub-dates&gt;&lt;date&gt;Nov&lt;/date&gt;&lt;/pub-dates&gt;&lt;/dates&gt;&lt;isbn&gt;1473-5830&lt;/isbn&gt;&lt;accession-num&gt;24077228&lt;/accession-num&gt;&lt;urls&gt;&lt;related-urls&gt;&lt;url&gt;http://www.ncbi.nlm.nih.gov/pubmed/24077228&lt;/url&gt;&lt;/related-urls&gt;&lt;/urls&gt;&lt;electronic-resource-num&gt;10.1097/MCA.0000000000000027&lt;/electronic-resource-num&gt;&lt;language&gt;eng&lt;/language&gt;&lt;/record&gt;&lt;/Cite&gt;&lt;/EndNote&gt;</w:instrText>
      </w:r>
      <w:r>
        <w:fldChar w:fldCharType="separate"/>
      </w:r>
      <w:bookmarkStart w:id="7" w:name="__Fieldmark__264_1036809251"/>
      <w:r>
        <w:rPr>
          <w:rFonts w:cs="Times New Roman" w:ascii="Times New Roman" w:hAnsi="Times New Roman"/>
        </w:rPr>
        <w:t>[</w:t>
      </w:r>
      <w:bookmarkStart w:id="8" w:name="__Fieldmark__5417_1773085499"/>
      <w:r>
        <w:rPr>
          <w:rFonts w:cs="Times New Roman" w:ascii="Times New Roman" w:hAnsi="Times New Roman"/>
        </w:rPr>
        <w:t>4]</w:t>
      </w:r>
      <w:r>
        <w:rPr>
          <w:rFonts w:cs="Times New Roman" w:ascii="Times New Roman" w:hAnsi="Times New Roman"/>
        </w:rPr>
      </w:r>
      <w:r>
        <w:fldChar w:fldCharType="end"/>
      </w:r>
      <w:bookmarkEnd w:id="7"/>
      <w:bookmarkEnd w:id="8"/>
      <w:r>
        <w:rPr>
          <w:rFonts w:cs="Times New Roman" w:ascii="Times New Roman" w:hAnsi="Times New Roman"/>
        </w:rPr>
        <w:t xml:space="preserve"> that might reduce the evaluability of the corresponding coronary segment due to artefacts resulting from the stent strut. </w:t>
      </w:r>
    </w:p>
    <w:p>
      <w:pPr>
        <w:pStyle w:val="Normal"/>
        <w:spacing w:lineRule="auto" w:line="360"/>
        <w:rPr/>
      </w:pPr>
      <w:r>
        <w:rPr>
          <w:rFonts w:cs="Times New Roman" w:ascii="Times New Roman" w:hAnsi="Times New Roman"/>
        </w:rPr>
        <w:t xml:space="preserve">Thus, myocardial CT perfusion is a promising approach to detect myocardial ischemia as a predictor of the functional relevance of a coronary stenosis diagnosed during CTA </w:t>
      </w:r>
      <w:r>
        <w:fldChar w:fldCharType="begin"/>
      </w:r>
      <w:r>
        <w:instrText>ADDIN EN.CITE.DATA</w:instrText>
      </w:r>
      <w:r>
        <w:fldChar w:fldCharType="separate"/>
      </w:r>
      <w:bookmarkStart w:id="9" w:name="__Fieldmark__277_1036809251"/>
      <w:r>
        <w:rPr>
          <w:rFonts w:cs="Times New Roman" w:ascii="Times New Roman" w:hAnsi="Times New Roman"/>
        </w:rPr>
        <w:t>[</w:t>
      </w:r>
      <w:bookmarkStart w:id="10" w:name="__Fieldmark__5425_1773085499"/>
      <w:r>
        <w:rPr>
          <w:rFonts w:cs="Times New Roman" w:ascii="Times New Roman" w:hAnsi="Times New Roman"/>
        </w:rPr>
        <w:t>5, 6]</w:t>
      </w:r>
      <w:r>
        <w:rPr>
          <w:rFonts w:cs="Times New Roman" w:ascii="Times New Roman" w:hAnsi="Times New Roman"/>
        </w:rPr>
      </w:r>
      <w:r>
        <w:fldChar w:fldCharType="end"/>
      </w:r>
      <w:bookmarkStart w:id="11" w:name="__Fieldmark__5426_1773085499"/>
      <w:bookmarkEnd w:id="9"/>
      <w:bookmarkEnd w:id="10"/>
      <w:bookmarkEnd w:id="11"/>
      <w:r>
        <w:rPr>
          <w:rFonts w:cs="Times New Roman" w:ascii="Times New Roman" w:hAnsi="Times New Roman"/>
        </w:rPr>
        <w:t xml:space="preserve">. Compared with single photon emission CT myocardial perfusion imaging (SPECT-MPI) or stress magnetic resonance imaging (MRI) which are commonly used diagnostic tests in clinical routine, CTP shows a very high diagnostic accuracy </w:t>
      </w:r>
      <w:r>
        <w:fldChar w:fldCharType="begin"/>
      </w:r>
      <w:r>
        <w:instrText>ADDIN EN.CITE.DATA</w:instrText>
      </w:r>
      <w:r>
        <w:fldChar w:fldCharType="separate"/>
      </w:r>
      <w:bookmarkStart w:id="12" w:name="__Fieldmark__289_1036809251"/>
      <w:r>
        <w:rPr>
          <w:rFonts w:cs="Times New Roman" w:ascii="Times New Roman" w:hAnsi="Times New Roman"/>
        </w:rPr>
        <w:t>[</w:t>
      </w:r>
      <w:bookmarkStart w:id="13" w:name="__Fieldmark__5432_1773085499"/>
      <w:r>
        <w:rPr>
          <w:rFonts w:cs="Times New Roman" w:ascii="Times New Roman" w:hAnsi="Times New Roman"/>
        </w:rPr>
        <w:t>7-9]</w:t>
      </w:r>
      <w:r>
        <w:rPr>
          <w:rFonts w:cs="Times New Roman" w:ascii="Times New Roman" w:hAnsi="Times New Roman"/>
        </w:rPr>
      </w:r>
      <w:r>
        <w:fldChar w:fldCharType="end"/>
      </w:r>
      <w:bookmarkStart w:id="14" w:name="__Fieldmark__5433_1773085499"/>
      <w:bookmarkEnd w:id="12"/>
      <w:bookmarkEnd w:id="13"/>
      <w:bookmarkEnd w:id="14"/>
      <w:r>
        <w:rPr>
          <w:rFonts w:cs="Times New Roman" w:ascii="Times New Roman" w:hAnsi="Times New Roman"/>
        </w:rPr>
        <w:t xml:space="preserve">. A relevant advantage of myocardial CTP is the possibility to perform anatomic and functional assessment (CTA and CTP) in a single session </w:t>
      </w:r>
      <w:r>
        <w:fldChar w:fldCharType="begin"/>
      </w:r>
      <w:r>
        <w:instrText>ADDIN EN.CITE &lt;EndNote&gt;&lt;Cite&gt;&lt;Author&gt;Flohr&lt;/Author&gt;&lt;Year&gt;2015&lt;/Year&gt;&lt;RecNum&gt;218&lt;/RecNum&gt;&lt;DisplayText&gt;[10]&lt;/DisplayText&gt;&lt;record&gt;&lt;rec-number&gt;218&lt;/rec-number&gt;&lt;foreign-keys&gt;&lt;key app="EN" db-id="xp02tvp9n5zd2rededqx0dz1td29dvxs9drv" timestamp="1429316455"&gt;218&lt;/key&gt;&lt;/foreign-keys&gt;&lt;ref-type name="Journal Article"&gt;17&lt;/ref-type&gt;&lt;contributors&gt;&lt;authors&gt;&lt;author&gt;Flohr, T. G.&lt;/author&gt;&lt;author&gt;De Cecco, C. N.&lt;/author&gt;&lt;author&gt;Schmidt, B.&lt;/author&gt;&lt;author&gt;Wang, R.&lt;/author&gt;&lt;author&gt;Schoepf, U. J.&lt;/author&gt;&lt;author&gt;Meinel, F. G.&lt;/author&gt;&lt;/authors&gt;&lt;/contributors&gt;&lt;titles&gt;&lt;title&gt;Computed tomographic assessment of coronary artery disease: state-of-the-art imaging techniques&lt;/title&gt;&lt;secondary-title&gt;Radiol Clin North Am&lt;/secondary-title&gt;&lt;/titles&gt;&lt;periodical&gt;&lt;full-title&gt;Radiol Clin North Am&lt;/full-title&gt;&lt;/periodical&gt;&lt;pages&gt;271-85&lt;/pages&gt;&lt;volume&gt;53&lt;/volume&gt;&lt;number&gt;2&lt;/number&gt;&lt;dates&gt;&lt;year&gt;2015&lt;/year&gt;&lt;pub-dates&gt;&lt;date&gt;Mar&lt;/date&gt;&lt;/pub-dates&gt;&lt;/dates&gt;&lt;isbn&gt;1557-8275&lt;/isbn&gt;&lt;accession-num&gt;25726993&lt;/accession-num&gt;&lt;urls&gt;&lt;related-urls&gt;&lt;url&gt;http://www.ncbi.nlm.nih.gov/pubmed/25726993&lt;/url&gt;&lt;/related-urls&gt;&lt;/urls&gt;&lt;electronic-resource-num&gt;10.1016/j.rcl.2014.11.011&lt;/electronic-resource-num&gt;&lt;language&gt;eng&lt;/language&gt;&lt;/record&gt;&lt;/Cite&gt;&lt;/EndNote&gt;</w:instrText>
      </w:r>
      <w:r>
        <w:fldChar w:fldCharType="separate"/>
      </w:r>
      <w:bookmarkStart w:id="15" w:name="__Fieldmark__299_1036809251"/>
      <w:r>
        <w:rPr>
          <w:rFonts w:cs="Times New Roman" w:ascii="Times New Roman" w:hAnsi="Times New Roman"/>
        </w:rPr>
        <w:t>[</w:t>
      </w:r>
      <w:bookmarkStart w:id="16" w:name="__Fieldmark__5438_1773085499"/>
      <w:r>
        <w:rPr>
          <w:rFonts w:cs="Times New Roman" w:ascii="Times New Roman" w:hAnsi="Times New Roman"/>
        </w:rPr>
        <w:t>10]</w:t>
      </w:r>
      <w:r>
        <w:rPr>
          <w:rFonts w:cs="Times New Roman" w:ascii="Times New Roman" w:hAnsi="Times New Roman"/>
        </w:rPr>
      </w:r>
      <w:r>
        <w:fldChar w:fldCharType="end"/>
      </w:r>
      <w:bookmarkEnd w:id="15"/>
      <w:bookmarkEnd w:id="16"/>
      <w:r>
        <w:rPr>
          <w:rFonts w:cs="Times New Roman" w:ascii="Times New Roman" w:hAnsi="Times New Roman"/>
        </w:rPr>
        <w:t xml:space="preserve">, which further improves the diagnostic correctness as compared with CTP alone </w:t>
      </w:r>
      <w:r>
        <w:fldChar w:fldCharType="begin"/>
      </w:r>
      <w:r>
        <w:instrText>ADDIN EN.CITE.DATA</w:instrText>
      </w:r>
      <w:r>
        <w:fldChar w:fldCharType="separate"/>
      </w:r>
      <w:bookmarkStart w:id="17" w:name="__Fieldmark__306_1036809251"/>
      <w:r>
        <w:rPr>
          <w:rFonts w:cs="Times New Roman" w:ascii="Times New Roman" w:hAnsi="Times New Roman"/>
        </w:rPr>
        <w:t>[</w:t>
      </w:r>
      <w:bookmarkStart w:id="18" w:name="__Fieldmark__5444_1773085499"/>
      <w:r>
        <w:rPr>
          <w:rFonts w:cs="Times New Roman" w:ascii="Times New Roman" w:hAnsi="Times New Roman"/>
        </w:rPr>
        <w:t>11, 12]</w:t>
      </w:r>
      <w:r>
        <w:rPr>
          <w:rFonts w:cs="Times New Roman" w:ascii="Times New Roman" w:hAnsi="Times New Roman"/>
        </w:rPr>
      </w:r>
      <w:r>
        <w:fldChar w:fldCharType="end"/>
      </w:r>
      <w:bookmarkStart w:id="19" w:name="__Fieldmark__5445_1773085499"/>
      <w:bookmarkEnd w:id="17"/>
      <w:bookmarkEnd w:id="18"/>
      <w:bookmarkEnd w:id="19"/>
      <w:r>
        <w:rPr>
          <w:rFonts w:cs="Times New Roman" w:ascii="Times New Roman" w:hAnsi="Times New Roman"/>
        </w:rPr>
        <w:t xml:space="preserve">. In general, CTP can be performed as static myocardial CTP with data acquisition at one single time point </w:t>
      </w:r>
      <w:r>
        <w:fldChar w:fldCharType="begin"/>
      </w:r>
      <w:r>
        <w:instrText>ADDIN EN.CITE.DATA</w:instrText>
      </w:r>
      <w:r>
        <w:fldChar w:fldCharType="separate"/>
      </w:r>
      <w:bookmarkStart w:id="20" w:name="__Fieldmark__316_1036809251"/>
      <w:r>
        <w:rPr>
          <w:rFonts w:cs="Times New Roman" w:ascii="Times New Roman" w:hAnsi="Times New Roman"/>
        </w:rPr>
        <w:t>[</w:t>
      </w:r>
      <w:bookmarkStart w:id="21" w:name="__Fieldmark__5451_1773085499"/>
      <w:r>
        <w:rPr>
          <w:rFonts w:cs="Times New Roman" w:ascii="Times New Roman" w:hAnsi="Times New Roman"/>
        </w:rPr>
        <w:t>13]</w:t>
      </w:r>
      <w:r>
        <w:rPr>
          <w:rFonts w:cs="Times New Roman" w:ascii="Times New Roman" w:hAnsi="Times New Roman"/>
        </w:rPr>
      </w:r>
      <w:r>
        <w:fldChar w:fldCharType="end"/>
      </w:r>
      <w:bookmarkStart w:id="22" w:name="__Fieldmark__5452_1773085499"/>
      <w:bookmarkEnd w:id="20"/>
      <w:bookmarkEnd w:id="21"/>
      <w:bookmarkEnd w:id="22"/>
      <w:r>
        <w:rPr>
          <w:rFonts w:cs="Times New Roman" w:ascii="Times New Roman" w:hAnsi="Times New Roman"/>
        </w:rPr>
        <w:t xml:space="preserve"> or as </w:t>
      </w:r>
      <w:commentRangeStart w:id="7"/>
      <w:r>
        <w:rPr>
          <w:rFonts w:cs="Times New Roman" w:ascii="Times New Roman" w:hAnsi="Times New Roman"/>
        </w:rPr>
        <w:t xml:space="preserve">dynamic 4 dimensional </w:t>
      </w:r>
      <w:r>
        <w:rPr>
          <w:rFonts w:cs="Times New Roman" w:ascii="Times New Roman" w:hAnsi="Times New Roman"/>
        </w:rPr>
      </w:r>
      <w:commentRangeEnd w:id="7"/>
      <w:r>
        <w:commentReference w:id="7"/>
      </w:r>
      <w:r>
        <w:rPr>
          <w:rFonts w:cs="Times New Roman" w:ascii="Times New Roman" w:hAnsi="Times New Roman"/>
        </w:rPr>
        <w:t xml:space="preserve">myocardial CTP (4D CTP) </w:t>
      </w:r>
      <w:r>
        <w:fldChar w:fldCharType="begin"/>
      </w:r>
      <w:r>
        <w:instrText>ADDIN EN.CITE &lt;EndNote&gt;&lt;Cite&gt;&lt;Author&gt;Varga-Szemes&lt;/Author&gt;&lt;Year&gt;2015&lt;/Year&gt;&lt;RecNum&gt;213&lt;/RecNum&gt;&lt;DisplayText&gt;[14]&lt;/DisplayText&gt;&lt;record&gt;&lt;rec-number&gt;213&lt;/rec-number&gt;&lt;foreign-keys&gt;&lt;key app="EN" db-id="xp02tvp9n5zd2rededqx0dz1td29dvxs9drv" timestamp="1429316455"&gt;213&lt;/key&gt;&lt;/foreign-keys&gt;&lt;ref-type name="Journal Article"&gt;17&lt;/ref-type&gt;&lt;contributors&gt;&lt;authors&gt;&lt;author&gt;Varga-Szemes, A.&lt;/author&gt;&lt;author&gt;Meinel, F. G.&lt;/author&gt;&lt;author&gt;De Cecco, C. N.&lt;/author&gt;&lt;author&gt;Fuller, S. R.&lt;/author&gt;&lt;author&gt;Bayer, R. R.&lt;/author&gt;&lt;author&gt;Schoepf, U. J.&lt;/author&gt;&lt;/authors&gt;&lt;/contributors&gt;&lt;titles&gt;&lt;title&gt;CT myocardial perfusion imaging&lt;/title&gt;&lt;secondary-title&gt;AJR Am J Roentgenol&lt;/secondary-title&gt;&lt;/titles&gt;&lt;periodical&gt;&lt;full-title&gt;AJR Am J Roentgenol&lt;/full-title&gt;&lt;/periodical&gt;&lt;pages&gt;487-97&lt;/pages&gt;&lt;volume&gt;204&lt;/volume&gt;&lt;number&gt;3&lt;/number&gt;&lt;dates&gt;&lt;year&gt;2015&lt;/year&gt;&lt;pub-dates&gt;&lt;date&gt;Mar&lt;/date&gt;&lt;/pub-dates&gt;&lt;/dates&gt;&lt;isbn&gt;1546-3141&lt;/isbn&gt;&lt;accession-num&gt;25714277&lt;/accession-num&gt;&lt;urls&gt;&lt;related-urls&gt;&lt;url&gt;http://www.ncbi.nlm.nih.gov/pubmed/25714277&lt;/url&gt;&lt;/related-urls&gt;&lt;/urls&gt;&lt;electronic-resource-num&gt;10.2214/AJR.14.13546&lt;/electronic-resource-num&gt;&lt;language&gt;eng&lt;/language&gt;&lt;/record&gt;&lt;/Cite&gt;&lt;/EndNote&gt;</w:instrText>
      </w:r>
      <w:r>
        <w:fldChar w:fldCharType="separate"/>
      </w:r>
      <w:bookmarkStart w:id="23" w:name="__Fieldmark__331_1036809251"/>
      <w:r>
        <w:rPr>
          <w:rFonts w:cs="Times New Roman" w:ascii="Times New Roman" w:hAnsi="Times New Roman"/>
        </w:rPr>
        <w:t>[14]</w:t>
      </w:r>
      <w:bookmarkStart w:id="24" w:name="__Fieldmark__5458_1773085499"/>
      <w:bookmarkEnd w:id="24"/>
      <w:r>
        <w:rPr>
          <w:rFonts w:cs="Times New Roman" w:ascii="Times New Roman" w:hAnsi="Times New Roman"/>
        </w:rPr>
      </w:r>
      <w:r>
        <w:fldChar w:fldCharType="end"/>
      </w:r>
      <w:bookmarkEnd w:id="23"/>
      <w:r>
        <w:rPr>
          <w:rFonts w:cs="Times New Roman" w:ascii="Times New Roman" w:hAnsi="Times New Roman"/>
        </w:rPr>
        <w:t xml:space="preserve">. By enabling the image acquisition at different points of time, this approach </w:t>
      </w:r>
      <w:commentRangeStart w:id="8"/>
      <w:r>
        <w:rPr>
          <w:rFonts w:cs="Times New Roman" w:ascii="Times New Roman" w:hAnsi="Times New Roman"/>
        </w:rPr>
        <w:t>allows the quantitative analysis of the absolute myocardial blood flow</w:t>
      </w:r>
      <w:r>
        <w:rPr>
          <w:rFonts w:cs="Times New Roman" w:ascii="Times New Roman" w:hAnsi="Times New Roman"/>
        </w:rPr>
      </w:r>
      <w:commentRangeEnd w:id="8"/>
      <w:r>
        <w:commentReference w:id="8"/>
      </w:r>
      <w:r>
        <w:rPr>
          <w:rFonts w:cs="Times New Roman" w:ascii="Times New Roman" w:hAnsi="Times New Roman"/>
        </w:rPr>
        <w:t xml:space="preserve">. Additionally, time attenuation curves can be ascertained during the first pass, the arterial phase and the microcirculation phase </w:t>
      </w:r>
      <w:r>
        <w:fldChar w:fldCharType="begin"/>
      </w:r>
      <w:r>
        <w:instrText>ADDIN EN.CITE &lt;EndNote&gt;&lt;Cite&gt;&lt;Author&gt;De Cecco&lt;/Author&gt;&lt;Year&gt;2015&lt;/Year&gt;&lt;RecNum&gt;215&lt;/RecNum&gt;&lt;DisplayText&gt;[15]&lt;/DisplayText&gt;&lt;record&gt;&lt;rec-number&gt;215&lt;/rec-number&gt;&lt;foreign-keys&gt;&lt;key app="EN" db-id="xp02tvp9n5zd2rededqx0dz1td29dvxs9drv" timestamp="1429316455"&gt;215&lt;/key&gt;&lt;/foreign-keys&gt;&lt;ref-type name="Journal Article"&gt;17&lt;/ref-type&gt;&lt;contributors&gt;&lt;authors&gt;&lt;author&gt;De Cecco, C. N.&lt;/author&gt;&lt;author&gt;Varga-Szemes, A.&lt;/author&gt;&lt;author&gt;Meinel, F. G.&lt;/author&gt;&lt;author&gt;Renker, M.&lt;/author&gt;&lt;author&gt;Schoepf, U. J.&lt;/author&gt;&lt;/authors&gt;&lt;/contributors&gt;&lt;titles&gt;&lt;title&gt;Beyond stenosis detection: computed tomography approaches for determining the functional relevance of coronary artery disease&lt;/title&gt;&lt;secondary-title&gt;Radiol Clin North Am&lt;/secondary-title&gt;&lt;/titles&gt;&lt;periodical&gt;&lt;full-title&gt;Radiol Clin North Am&lt;/full-title&gt;&lt;/periodical&gt;&lt;pages&gt;317-34&lt;/pages&gt;&lt;volume&gt;53&lt;/volume&gt;&lt;number&gt;2&lt;/number&gt;&lt;dates&gt;&lt;year&gt;2015&lt;/year&gt;&lt;pub-dates&gt;&lt;date&gt;Mar&lt;/date&gt;&lt;/pub-dates&gt;&lt;/dates&gt;&lt;isbn&gt;1557-8275&lt;/isbn&gt;&lt;accession-num&gt;25726997&lt;/accession-num&gt;&lt;urls&gt;&lt;related-urls&gt;&lt;url&gt;http://www.ncbi.nlm.nih.gov/pubmed/25726997&lt;/url&gt;&lt;/related-urls&gt;&lt;/urls&gt;&lt;electronic-resource-num&gt;10.1016/j.rcl.2014.11.009&lt;/electronic-resource-num&gt;&lt;language&gt;eng&lt;/language&gt;&lt;/record&gt;&lt;/Cite&gt;&lt;/EndNote&gt;</w:instrText>
      </w:r>
      <w:r>
        <w:fldChar w:fldCharType="separate"/>
      </w:r>
      <w:bookmarkStart w:id="25" w:name="__Fieldmark__344_1036809251"/>
      <w:r>
        <w:rPr>
          <w:rFonts w:cs="Times New Roman" w:ascii="Times New Roman" w:hAnsi="Times New Roman"/>
        </w:rPr>
        <w:t>[15]</w:t>
      </w:r>
      <w:bookmarkStart w:id="26" w:name="__Fieldmark__5463_1773085499"/>
      <w:bookmarkEnd w:id="26"/>
      <w:r>
        <w:rPr>
          <w:rFonts w:cs="Times New Roman" w:ascii="Times New Roman" w:hAnsi="Times New Roman"/>
        </w:rPr>
      </w:r>
      <w:r>
        <w:fldChar w:fldCharType="end"/>
      </w:r>
      <w:bookmarkEnd w:id="25"/>
      <w:r>
        <w:rPr>
          <w:rFonts w:cs="Times New Roman" w:ascii="Times New Roman" w:hAnsi="Times New Roman"/>
        </w:rPr>
        <w:t xml:space="preserve">. </w:t>
      </w:r>
      <w:commentRangeStart w:id="9"/>
      <w:r>
        <w:rPr>
          <w:rFonts w:cs="Times New Roman" w:ascii="Times New Roman" w:hAnsi="Times New Roman"/>
        </w:rPr>
        <w:t xml:space="preserve">Only </w:t>
      </w:r>
      <w:r>
        <w:rPr>
          <w:rFonts w:cs="Times New Roman" w:ascii="Times New Roman" w:hAnsi="Times New Roman"/>
        </w:rPr>
      </w:r>
      <w:commentRangeEnd w:id="9"/>
      <w:r>
        <w:commentReference w:id="9"/>
      </w:r>
      <w:r>
        <w:rPr>
          <w:rFonts w:cs="Times New Roman" w:ascii="Times New Roman" w:hAnsi="Times New Roman"/>
        </w:rPr>
        <w:t xml:space="preserve">dynamic 4D CTP allows the determination of absolute perfusion parameters by analysing the input and output function of the myocardial blood flow </w:t>
      </w:r>
      <w:r>
        <w:fldChar w:fldCharType="begin"/>
      </w:r>
      <w:r>
        <w:instrText>ADDIN EN.CITE.DATA</w:instrText>
      </w:r>
      <w:r>
        <w:fldChar w:fldCharType="separate"/>
      </w:r>
      <w:bookmarkStart w:id="27" w:name="__Fieldmark__359_1036809251"/>
      <w:r>
        <w:rPr>
          <w:rFonts w:cs="Times New Roman" w:ascii="Times New Roman" w:hAnsi="Times New Roman"/>
        </w:rPr>
      </w:r>
      <w:bookmarkStart w:id="28" w:name="__Fieldmark__5473_1773085499"/>
      <w:bookmarkEnd w:id="28"/>
      <w:r>
        <w:rPr>
          <w:rFonts w:cs="Times New Roman" w:ascii="Times New Roman" w:hAnsi="Times New Roman"/>
        </w:rPr>
        <w:t>[16]</w:t>
      </w:r>
      <w:bookmarkStart w:id="29" w:name="__Fieldmark__5472_1773085499"/>
      <w:bookmarkEnd w:id="29"/>
      <w:r>
        <w:rPr>
          <w:rFonts w:cs="Times New Roman" w:ascii="Times New Roman" w:hAnsi="Times New Roman"/>
        </w:rPr>
      </w:r>
      <w:r>
        <w:fldChar w:fldCharType="end"/>
      </w:r>
      <w:bookmarkEnd w:id="27"/>
      <w:r>
        <w:rPr>
          <w:rFonts w:cs="Times New Roman" w:ascii="Times New Roman" w:hAnsi="Times New Roman"/>
        </w:rPr>
        <w:t xml:space="preserve">. </w:t>
      </w:r>
    </w:p>
    <w:p>
      <w:pPr>
        <w:pStyle w:val="Normal"/>
        <w:spacing w:lineRule="auto" w:line="360"/>
        <w:rPr/>
      </w:pPr>
      <w:r>
        <w:rPr>
          <w:rFonts w:cs="Times New Roman" w:ascii="Times New Roman" w:hAnsi="Times New Roman"/>
        </w:rPr>
        <w:t xml:space="preserve">Despite the huge potential of dynamic 4D CTP there are important challenges due to the acquisition at several time points that have to be addressed. The radiation exposure is potentially high due to multiple acquisitions </w:t>
      </w:r>
      <w:r>
        <w:fldChar w:fldCharType="begin"/>
      </w:r>
      <w:r>
        <w:instrText>ADDIN EN.CITE &lt;EndNote&gt;&lt;Cite&gt;&lt;Author&gt;De Cecco&lt;/Author&gt;&lt;Year&gt;2015&lt;/Year&gt;&lt;RecNum&gt;215&lt;/RecNum&gt;&lt;DisplayText&gt;[15]&lt;/DisplayText&gt;&lt;record&gt;&lt;rec-number&gt;215&lt;/rec-number&gt;&lt;foreign-keys&gt;&lt;key app="EN" db-id="xp02tvp9n5zd2rededqx0dz1td29dvxs9drv" timestamp="1429316455"&gt;215&lt;/key&gt;&lt;/foreign-keys&gt;&lt;ref-type name="Journal Article"&gt;17&lt;/ref-type&gt;&lt;contributors&gt;&lt;authors&gt;&lt;author&gt;De Cecco, C. N.&lt;/author&gt;&lt;author&gt;Varga-Szemes, A.&lt;/author&gt;&lt;author&gt;Meinel, F. G.&lt;/author&gt;&lt;author&gt;Renker, M.&lt;/author&gt;&lt;author&gt;Schoepf, U. J.&lt;/author&gt;&lt;/authors&gt;&lt;/contributors&gt;&lt;titles&gt;&lt;title&gt;Beyond stenosis detection: computed tomography approaches for determining the functional relevance of coronary artery disease&lt;/title&gt;&lt;secondary-title&gt;Radiol Clin North Am&lt;/secondary-title&gt;&lt;/titles&gt;&lt;periodical&gt;&lt;full-title&gt;Radiol Clin North Am&lt;/full-title&gt;&lt;/periodical&gt;&lt;pages&gt;317-34&lt;/pages&gt;&lt;volume&gt;53&lt;/volume&gt;&lt;number&gt;2&lt;/number&gt;&lt;dates&gt;&lt;year&gt;2015&lt;/year&gt;&lt;pub-dates&gt;&lt;date&gt;Mar&lt;/date&gt;&lt;/pub-dates&gt;&lt;/dates&gt;&lt;isbn&gt;1557-8275&lt;/isbn&gt;&lt;accession-num&gt;25726997&lt;/accession-num&gt;&lt;urls&gt;&lt;related-urls&gt;&lt;url&gt;http://www.ncbi.nlm.nih.gov/pubmed/25726997&lt;/url&gt;&lt;/related-urls&gt;&lt;/urls&gt;&lt;electronic-resource-num&gt;10.1016/j.rcl.2014.11.009&lt;/electronic-resource-num&gt;&lt;language&gt;eng&lt;/language&gt;&lt;/record&gt;&lt;/Cite&gt;&lt;/EndNote&gt;</w:instrText>
      </w:r>
      <w:r>
        <w:fldChar w:fldCharType="separate"/>
      </w:r>
      <w:bookmarkStart w:id="30" w:name="__Fieldmark__372_1036809251"/>
      <w:r>
        <w:rPr>
          <w:rFonts w:cs="Times New Roman" w:ascii="Times New Roman" w:hAnsi="Times New Roman"/>
        </w:rPr>
        <w:t>[</w:t>
      </w:r>
      <w:bookmarkStart w:id="31" w:name="__Fieldmark__5480_1773085499"/>
      <w:r>
        <w:rPr>
          <w:rFonts w:cs="Times New Roman" w:ascii="Times New Roman" w:hAnsi="Times New Roman"/>
        </w:rPr>
        <w:t>15]</w:t>
      </w:r>
      <w:r>
        <w:rPr>
          <w:rFonts w:cs="Times New Roman" w:ascii="Times New Roman" w:hAnsi="Times New Roman"/>
        </w:rPr>
      </w:r>
      <w:r>
        <w:fldChar w:fldCharType="end"/>
      </w:r>
      <w:bookmarkEnd w:id="30"/>
      <w:bookmarkEnd w:id="31"/>
      <w:r>
        <w:rPr>
          <w:rFonts w:cs="Times New Roman" w:ascii="Times New Roman" w:hAnsi="Times New Roman"/>
        </w:rPr>
        <w:t xml:space="preserve">. </w:t>
      </w:r>
      <w:commentRangeStart w:id="10"/>
      <w:r>
        <w:rPr>
          <w:rFonts w:cs="Times New Roman" w:ascii="Times New Roman" w:hAnsi="Times New Roman"/>
        </w:rPr>
        <w:t>The reduction of scan parameters in order to reduce high radiation exposure</w:t>
      </w:r>
      <w:r>
        <w:rPr>
          <w:rFonts w:cs="Times New Roman" w:ascii="Times New Roman" w:hAnsi="Times New Roman"/>
        </w:rPr>
      </w:r>
      <w:commentRangeEnd w:id="10"/>
      <w:r>
        <w:commentReference w:id="10"/>
      </w:r>
      <w:r>
        <w:rPr>
          <w:rFonts w:cs="Times New Roman" w:ascii="Times New Roman" w:hAnsi="Times New Roman"/>
        </w:rPr>
        <w:t xml:space="preserve"> results in image noise and motion artefacts. To address these challenges temporal averaging of multiple datasets or iterative reconstructions can be applied to improve image quality. However, these approaches are supposed to deteriorate image sharpness due to their </w:t>
      </w:r>
      <w:commentRangeStart w:id="11"/>
      <w:r>
        <w:rPr>
          <w:rFonts w:cs="Times New Roman" w:ascii="Times New Roman" w:hAnsi="Times New Roman"/>
        </w:rPr>
        <w:t>edges-smoothing design</w:t>
      </w:r>
      <w:r>
        <w:rPr>
          <w:rFonts w:cs="Times New Roman" w:ascii="Times New Roman" w:hAnsi="Times New Roman"/>
        </w:rPr>
      </w:r>
      <w:commentRangeEnd w:id="11"/>
      <w:r>
        <w:commentReference w:id="11"/>
      </w:r>
      <w:r>
        <w:rPr>
          <w:rFonts w:cs="Times New Roman" w:ascii="Times New Roman" w:hAnsi="Times New Roman"/>
        </w:rPr>
        <w:t>. At the current status, t</w:t>
      </w:r>
      <w:commentRangeStart w:id="12"/>
      <w:r>
        <w:rPr>
          <w:rFonts w:cs="Times New Roman" w:ascii="Times New Roman" w:hAnsi="Times New Roman"/>
        </w:rPr>
        <w:t xml:space="preserve">here are two feasibility studies on temporal averaging </w:t>
      </w:r>
      <w:r>
        <w:fldChar w:fldCharType="begin"/>
      </w:r>
      <w:r>
        <w:instrText>ADDIN EN.CITE &lt;EndNote&gt;&lt;Cite&gt;&lt;Author&gt;Kikuchi&lt;/Author&gt;&lt;Year&gt;2014&lt;/Year&gt;&lt;RecNum&gt;292&lt;/RecNum&gt;&lt;DisplayText&gt;[17]&lt;/DisplayText&gt;&lt;record&gt;&lt;rec-number&gt;292&lt;/rec-number&gt;&lt;foreign-keys&gt;&lt;key app="EN" db-id="xp02tvp9n5zd2rededqx0dz1td29dvxs9drv" timestamp="1468479387"&gt;292&lt;/key&gt;&lt;/foreign-keys&gt;&lt;ref-type name="Journal Article"&gt;17&lt;/ref-type&gt;&lt;contributors&gt;&lt;authors&gt;&lt;author&gt;Kikuchi, Y.&lt;/author&gt;&lt;author&gt;Oyama-Manabe, N.&lt;/author&gt;&lt;author&gt;Naya, M.&lt;/author&gt;&lt;author&gt;Manabe, O.&lt;/author&gt;&lt;author&gt;Tomiyama, Y.&lt;/author&gt;&lt;author&gt;Sasaki, T.&lt;/author&gt;&lt;author&gt;Katoh, C.&lt;/author&gt;&lt;author&gt;Kudo, K.&lt;/author&gt;&lt;author&gt;Tamaki, N.&lt;/author&gt;&lt;author&gt;Shirato, H.&lt;/author&gt;&lt;/authors&gt;&lt;/contributors&gt;&lt;titles&gt;&lt;title&gt;Quantification of myocardial blood flow using dynamic 320-row multi-detector CT as compared with ¹⁵O-H₂O PET&lt;/title&gt;&lt;secondary-title&gt;Eur Radiol&lt;/secondary-title&gt;&lt;/titles&gt;&lt;periodical&gt;&lt;full-title&gt;Eur Radiol&lt;/full-title&gt;&lt;/periodical&gt;&lt;pages&gt;1547-56&lt;/pages&gt;&lt;volume&gt;24&lt;/volume&gt;&lt;number&gt;7&lt;/number&gt;&lt;keywords&gt;&lt;keyword&gt;Adult&lt;/keyword&gt;&lt;keyword&gt;Aged&lt;/keyword&gt;&lt;keyword&gt;Coronary Artery Disease&lt;/keyword&gt;&lt;keyword&gt;Coronary Circulation&lt;/keyword&gt;&lt;keyword&gt;Female&lt;/keyword&gt;&lt;keyword&gt;Humans&lt;/keyword&gt;&lt;keyword&gt;Image Processing, Computer-Assisted&lt;/keyword&gt;&lt;keyword&gt;Male&lt;/keyword&gt;&lt;keyword&gt;Middle Aged&lt;/keyword&gt;&lt;keyword&gt;Multidetector Computed Tomography&lt;/keyword&gt;&lt;keyword&gt;Pilot Projects&lt;/keyword&gt;&lt;keyword&gt;Positron-Emission Tomography&lt;/keyword&gt;&lt;keyword&gt;Prospective Studies&lt;/keyword&gt;&lt;keyword&gt;Radiation Dosage&lt;/keyword&gt;&lt;keyword&gt;Regional Blood Flow&lt;/keyword&gt;&lt;keyword&gt;Reproducibility of Results&lt;/keyword&gt;&lt;/keywords&gt;&lt;dates&gt;&lt;year&gt;2014&lt;/year&gt;&lt;pub-dates&gt;&lt;date&gt;Jul&lt;/date&gt;&lt;/pub-dates&gt;&lt;/dates&gt;&lt;isbn&gt;1432-1084&lt;/isbn&gt;&lt;accession-num&gt;24744200&lt;/accession-num&gt;&lt;urls&gt;&lt;related-urls&gt;&lt;url&gt;https://www.ncbi.nlm.nih.gov/pubmed/24744200&lt;/url&gt;&lt;/related-urls&gt;&lt;/urls&gt;&lt;electronic-resource-num&gt;10.1007/s00330-014-3164-3&lt;/electronic-resource-num&gt;&lt;language&gt;eng&lt;/language&gt;&lt;/record&gt;&lt;/Cite&gt;&lt;/EndNote&gt;</w:instrText>
      </w:r>
      <w:r>
        <w:fldChar w:fldCharType="separate"/>
      </w:r>
      <w:bookmarkStart w:id="32" w:name="__Fieldmark__393_1036809251"/>
      <w:r>
        <w:rPr>
          <w:rFonts w:cs="Times New Roman" w:ascii="Times New Roman" w:hAnsi="Times New Roman"/>
        </w:rPr>
        <w:t>[17]</w:t>
      </w:r>
      <w:bookmarkStart w:id="33" w:name="__Fieldmark__5485_1773085499"/>
      <w:bookmarkEnd w:id="33"/>
      <w:r>
        <w:rPr>
          <w:rFonts w:cs="Times New Roman" w:ascii="Times New Roman" w:hAnsi="Times New Roman"/>
        </w:rPr>
      </w:r>
      <w:r>
        <w:fldChar w:fldCharType="end"/>
      </w:r>
      <w:bookmarkEnd w:id="32"/>
      <w:r>
        <w:rPr>
          <w:rFonts w:cs="Times New Roman" w:ascii="Times New Roman" w:hAnsi="Times New Roman"/>
        </w:rPr>
      </w:r>
      <w:commentRangeEnd w:id="12"/>
      <w:r>
        <w:commentReference w:id="12"/>
      </w:r>
      <w:r>
        <w:rPr>
          <w:rFonts w:cs="Times New Roman" w:ascii="Times New Roman" w:hAnsi="Times New Roman"/>
        </w:rPr>
        <w:t xml:space="preserve">. However, this is the first study addressing the influence of temporal averaging and iterative reconstruction on the contour sharpness of dynamic myocardial 4D CTP.  </w:t>
      </w:r>
    </w:p>
    <w:p>
      <w:pPr>
        <w:pStyle w:val="Normal"/>
        <w:spacing w:lineRule="auto" w:line="360"/>
        <w:rPr>
          <w:rFonts w:ascii="Times New Roman" w:hAnsi="Times New Roman" w:cs="Times New Roman"/>
          <w:b/>
          <w:b/>
          <w:bCs/>
          <w:sz w:val="32"/>
          <w:u w:val="single"/>
          <w:lang w:val="en-GB"/>
        </w:rPr>
      </w:pPr>
      <w:r>
        <w:rPr>
          <w:rFonts w:cs="Times New Roman" w:ascii="Times New Roman" w:hAnsi="Times New Roman"/>
          <w:b/>
          <w:bCs/>
          <w:sz w:val="32"/>
          <w:u w:val="single"/>
          <w:lang w:val="en-GB"/>
        </w:rPr>
      </w:r>
    </w:p>
    <w:p>
      <w:pPr>
        <w:pStyle w:val="Normal"/>
        <w:spacing w:lineRule="auto" w:line="360"/>
        <w:rPr>
          <w:rFonts w:ascii="Times New Roman" w:hAnsi="Times New Roman" w:cs="Times New Roman"/>
          <w:b/>
          <w:b/>
          <w:bCs/>
          <w:sz w:val="32"/>
          <w:u w:val="single"/>
          <w:lang w:val="en-GB"/>
        </w:rPr>
      </w:pPr>
      <w:r>
        <w:rPr>
          <w:rFonts w:cs="Times New Roman" w:ascii="Times New Roman" w:hAnsi="Times New Roman"/>
          <w:b/>
          <w:bCs/>
          <w:sz w:val="32"/>
          <w:u w:val="single"/>
          <w:lang w:val="en-GB"/>
        </w:rPr>
        <w:t>Methods</w:t>
      </w:r>
    </w:p>
    <w:p>
      <w:pPr>
        <w:pStyle w:val="Index"/>
        <w:spacing w:lineRule="auto" w:line="360"/>
        <w:rPr>
          <w:rFonts w:ascii="Times New Roman" w:hAnsi="Times New Roman" w:cs="Times New Roman"/>
          <w:b/>
          <w:b/>
          <w:bCs/>
          <w:lang w:val="en-GB"/>
        </w:rPr>
      </w:pPr>
      <w:r>
        <w:rPr>
          <w:rFonts w:cs="Times New Roman" w:ascii="Times New Roman" w:hAnsi="Times New Roman"/>
          <w:b/>
          <w:bCs/>
          <w:lang w:val="en-GB"/>
        </w:rPr>
      </w:r>
    </w:p>
    <w:p>
      <w:pPr>
        <w:pStyle w:val="Index"/>
        <w:spacing w:lineRule="auto" w:line="360"/>
        <w:rPr>
          <w:rFonts w:ascii="Times New Roman" w:hAnsi="Times New Roman" w:cs="Times New Roman"/>
          <w:sz w:val="28"/>
          <w:lang w:val="en-GB"/>
        </w:rPr>
      </w:pPr>
      <w:r>
        <w:rPr>
          <w:rFonts w:cs="Times New Roman" w:ascii="Times New Roman" w:hAnsi="Times New Roman"/>
          <w:b/>
          <w:bCs/>
          <w:sz w:val="28"/>
          <w:lang w:val="en-GB"/>
        </w:rPr>
        <w:t xml:space="preserve">Study design </w:t>
      </w:r>
    </w:p>
    <w:p>
      <w:pPr>
        <w:pStyle w:val="Index"/>
        <w:spacing w:lineRule="auto" w:line="360"/>
        <w:rPr/>
      </w:pPr>
      <w:r>
        <w:rPr>
          <w:rFonts w:cs="Times New Roman" w:ascii="Times New Roman" w:hAnsi="Times New Roman"/>
          <w:lang w:val="en-GB"/>
        </w:rPr>
        <w:t xml:space="preserve">This is the image quality substudy of the prospective 4D CT perfusion pilot study </w:t>
      </w:r>
      <w:r>
        <w:fldChar w:fldCharType="begin"/>
      </w:r>
      <w:r>
        <w:instrText>ADDIN EN.CITE &lt;EndNote&gt;&lt;Cite&gt;&lt;Author&gt;Feger&lt;/Author&gt;&lt;Year&gt;2016&lt;/Year&gt;&lt;RecNum&gt;6&lt;/RecNum&gt;&lt;DisplayText&gt;[18]&lt;/DisplayText&gt;&lt;record&gt;&lt;rec-number&gt;6&lt;/rec-number&gt;&lt;foreign-keys&gt;&lt;key app="EN" db-id="a250wezzo95tr9esd28padtuzdrrtpder5da" timestamp="1479719902"&gt;6&lt;/key&gt;&lt;/foreign-keys&gt;&lt;ref-type name="Journal Article"&gt;17&lt;/ref-type&gt;&lt;contributors&gt;&lt;authors&gt;&lt;author&gt;Feger, S.&lt;/author&gt;&lt;author&gt;Shaban, A.&lt;/author&gt;&lt;author&gt;Lukas, S.&lt;/author&gt;&lt;author&gt;Kendziorra, C.&lt;/author&gt;&lt;author&gt;Rief, M.&lt;/author&gt;&lt;author&gt;Zimmermann, E.&lt;/author&gt;&lt;author&gt;Dewey, M.&lt;/author&gt;&lt;/authors&gt;&lt;/contributors&gt;&lt;auth-address&gt;Department of Radiology, Charite Medical School Berlin, Chariteplatz 1, 10117, Berlin, Germany.&amp;#xD;, Berlin, Germany.&amp;#xD;Department of Radiology, Charite Medical School Berlin, Chariteplatz 1, 10117, Berlin, Germany. marc.dewey@charite.de.&lt;/auth-address&gt;&lt;titles&gt;&lt;title&gt;Temporal averaging for analysis of four-dimensional whole-heart computed tomography perfusion of the myocardium: proof-of-concept study&lt;/title&gt;&lt;secondary-title&gt;Int J Cardiovasc Imaging&lt;/secondary-title&gt;&lt;alt-title&gt;The international journal of cardiovascular imaging&lt;/alt-title&gt;&lt;/titles&gt;&lt;periodical&gt;&lt;full-title&gt;Int J Cardiovasc Imaging&lt;/full-title&gt;&lt;abbr-1&gt;The international journal of cardiovascular imaging&lt;/abbr-1&gt;&lt;/periodical&gt;&lt;alt-periodical&gt;&lt;full-title&gt;Int J Cardiovasc Imaging&lt;/full-title&gt;&lt;abbr-1&gt;The international journal of cardiovascular imaging&lt;/abbr-1&gt;&lt;/alt-periodical&gt;&lt;edition&gt;2016/11/11&lt;/edition&gt;&lt;keywords&gt;&lt;keyword&gt;Analysis&lt;/keyword&gt;&lt;keyword&gt;Computed tomography&lt;/keyword&gt;&lt;keyword&gt;Myocardium&lt;/keyword&gt;&lt;keyword&gt;Perfusion&lt;/keyword&gt;&lt;keyword&gt;Temporal averaging&lt;/keyword&gt;&lt;/keywords&gt;&lt;dates&gt;&lt;year&gt;2016&lt;/year&gt;&lt;pub-dates&gt;&lt;date&gt;Nov 10&lt;/date&gt;&lt;/pub-dates&gt;&lt;/dates&gt;&lt;isbn&gt;1569-5794&lt;/isbn&gt;&lt;accession-num&gt;27832419&lt;/accession-num&gt;&lt;urls&gt;&lt;/urls&gt;&lt;electronic-resource-num&gt;10.1007/s10554-016-1011-0&lt;/electronic-resource-num&gt;&lt;remote-database-provider&gt;NLM&lt;/remote-database-provider&gt;&lt;language&gt;Eng&lt;/language&gt;&lt;/record&gt;&lt;/Cite&gt;&lt;/EndNote&gt;</w:instrText>
      </w:r>
      <w:r>
        <w:fldChar w:fldCharType="separate"/>
      </w:r>
      <w:bookmarkStart w:id="34" w:name="__Fieldmark__408_1036809251"/>
      <w:r>
        <w:rPr>
          <w:rFonts w:cs="Times New Roman" w:ascii="Times New Roman" w:hAnsi="Times New Roman"/>
          <w:lang w:val="en-GB"/>
        </w:rPr>
        <w:t>[</w:t>
      </w:r>
      <w:bookmarkStart w:id="35" w:name="__Fieldmark__5497_1773085499"/>
      <w:r>
        <w:rPr>
          <w:rFonts w:cs="Times New Roman" w:ascii="Times New Roman" w:hAnsi="Times New Roman"/>
          <w:lang w:val="en-GB"/>
        </w:rPr>
        <w:t>18]</w:t>
      </w:r>
      <w:r>
        <w:rPr>
          <w:rFonts w:cs="Times New Roman" w:ascii="Times New Roman" w:hAnsi="Times New Roman"/>
          <w:lang w:val="en-GB"/>
        </w:rPr>
      </w:r>
      <w:r>
        <w:fldChar w:fldCharType="end"/>
      </w:r>
      <w:bookmarkEnd w:id="34"/>
      <w:bookmarkEnd w:id="35"/>
      <w:r>
        <w:rPr>
          <w:rFonts w:cs="Times New Roman" w:ascii="Times New Roman" w:hAnsi="Times New Roman"/>
          <w:lang w:val="en-GB"/>
        </w:rPr>
        <w:t xml:space="preserve">. The detailed description of in- and exclusion criteria, patient preparation and CT protocol are already publishes within the main study. Altogether, we included </w:t>
      </w:r>
      <w:commentRangeStart w:id="13"/>
      <w:r>
        <w:rPr>
          <w:rFonts w:cs="Times New Roman" w:ascii="Times New Roman" w:hAnsi="Times New Roman"/>
          <w:lang w:val="en-GB"/>
        </w:rPr>
        <w:t xml:space="preserve">29 of the 34 </w:t>
      </w:r>
      <w:r>
        <w:rPr>
          <w:rFonts w:cs="Times New Roman" w:ascii="Times New Roman" w:hAnsi="Times New Roman"/>
          <w:lang w:val="en-GB"/>
        </w:rPr>
      </w:r>
      <w:commentRangeEnd w:id="13"/>
      <w:r>
        <w:commentReference w:id="13"/>
      </w:r>
      <w:r>
        <w:rPr>
          <w:rFonts w:cs="Times New Roman" w:ascii="Times New Roman" w:hAnsi="Times New Roman"/>
          <w:lang w:val="en-GB"/>
        </w:rPr>
        <w:t xml:space="preserve">patients who underwent both, cardiac CTA and dynamic myocardial 4D CTP on a 320-row CT scanner (Aquilion ONE, Toshiba Medical Systems, Otawara, Japan). 4D CTP was performed after adenosine administration and patients received contrast agent for both the CTA and CTP. All patients were referred to and had clinical indications for cardiac CT. </w:t>
      </w:r>
      <w:r>
        <w:rPr>
          <w:rFonts w:cs="Times New Roman" w:ascii="Times New Roman" w:hAnsi="Times New Roman"/>
        </w:rPr>
        <w:t xml:space="preserve">We included at least 40 year-old patients with suspected or known coronary artery disease (CAD). In the following cases the patients were not eligible: </w:t>
      </w:r>
      <w:r>
        <w:rPr>
          <w:rFonts w:cs="Times New Roman" w:ascii="Times New Roman" w:hAnsi="Times New Roman"/>
          <w:lang w:val="en-GB"/>
        </w:rPr>
        <w:t>any coronary intervention during the last three months, after coronary artery bypass grafting, creatinine &gt;2.0 mg/dl, no sinus rhythm, heart failure (NYHA III or IV), moderate to severe aortic stenosis, severe chronic obstructive lung disease, pregnancy, sildenafil intake in the last 48 hours, chronic therapy with dipyridamol, inability to hold the breath for 15 s, preexisting severe hypotension, atrioventricular block of grade two and three, sick sinus syndrome, unstable angina pectoris. Our Institutional Review Board approved this prospective pilot study and all patients provided written informed consent.</w:t>
      </w:r>
    </w:p>
    <w:p>
      <w:pPr>
        <w:pStyle w:val="Index"/>
        <w:spacing w:lineRule="auto" w:line="360"/>
        <w:rPr>
          <w:rFonts w:ascii="Times New Roman" w:hAnsi="Times New Roman" w:cs="Times New Roman"/>
          <w:b/>
          <w:b/>
          <w:bCs/>
          <w:sz w:val="28"/>
        </w:rPr>
      </w:pPr>
      <w:r>
        <w:rPr>
          <w:rFonts w:cs="Times New Roman" w:ascii="Times New Roman" w:hAnsi="Times New Roman"/>
          <w:b/>
          <w:bCs/>
          <w:sz w:val="28"/>
        </w:rPr>
      </w:r>
    </w:p>
    <w:p>
      <w:pPr>
        <w:pStyle w:val="Index"/>
        <w:spacing w:lineRule="auto" w:line="360"/>
        <w:rPr>
          <w:rFonts w:ascii="Times New Roman" w:hAnsi="Times New Roman" w:cs="Times New Roman"/>
          <w:sz w:val="28"/>
          <w:lang w:val="en-GB"/>
        </w:rPr>
      </w:pPr>
      <w:r>
        <w:rPr>
          <w:rFonts w:cs="Times New Roman" w:ascii="Times New Roman" w:hAnsi="Times New Roman"/>
          <w:b/>
          <w:bCs/>
          <w:sz w:val="28"/>
          <w:lang w:val="en-GB"/>
        </w:rPr>
        <w:t>Patient preparation</w:t>
      </w:r>
    </w:p>
    <w:p>
      <w:pPr>
        <w:pStyle w:val="Index"/>
        <w:spacing w:lineRule="auto" w:line="360"/>
        <w:rPr>
          <w:rFonts w:ascii="Times New Roman" w:hAnsi="Times New Roman" w:cs="Times New Roman"/>
        </w:rPr>
      </w:pPr>
      <w:r>
        <w:rPr>
          <w:rFonts w:cs="Times New Roman" w:ascii="Times New Roman" w:hAnsi="Times New Roman"/>
          <w:lang w:val="en-GB"/>
        </w:rPr>
        <w:t xml:space="preserve">In order to reduce the heart rate and variability, patients with a heart rate of &gt;60 bpm received beta blockers before the CT examination (n=14 only oral betablockers [atenolol, Tenormin 50, Astra-Zeneca], and n=6 oral and and i.v. beta blockade [esmolol, Brevibloc, Baxter]). Further three patients were administered 5 (1 patient) or 10 mg (2 patients) of ivabradin (Procoralan, Servier). Immediately before the CT scan all patients received sublingual nitroglycerine (1.2 mg). The patients were informed in advance about not to take any xanthine-containing food and beverages at least twelve hours before adenosine injection. The administration of xanthine-containing medicine (theophylline) was avoided 24 hours before the adenosine injection, due to possible antagonistic effects of xanthine, which could decrease the effect of adenosine. </w:t>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b/>
          <w:bCs/>
          <w:sz w:val="28"/>
          <w:lang w:val="en-GB"/>
        </w:rPr>
        <w:t xml:space="preserve">Coronary CTA and dynamic myocardial 4D CTP </w:t>
      </w:r>
    </w:p>
    <w:p>
      <w:pPr>
        <w:pStyle w:val="Index"/>
        <w:spacing w:lineRule="auto" w:line="360"/>
        <w:rPr>
          <w:rFonts w:ascii="Times New Roman" w:hAnsi="Times New Roman" w:cs="Times New Roman"/>
          <w:lang w:val="en-GB"/>
        </w:rPr>
      </w:pPr>
      <w:r>
        <w:rPr>
          <w:rFonts w:cs="Times New Roman" w:ascii="Times New Roman" w:hAnsi="Times New Roman"/>
          <w:lang w:val="en-GB"/>
        </w:rPr>
        <w:t xml:space="preserve">Calcium scoring (CACS) was performed without injection of contrast agent at 100kV and 140mA, covering 14cm of the heart in z-direction. </w:t>
      </w:r>
    </w:p>
    <w:p>
      <w:pPr>
        <w:pStyle w:val="Index"/>
        <w:spacing w:lineRule="auto" w:line="360"/>
        <w:rPr>
          <w:rFonts w:ascii="Times New Roman" w:hAnsi="Times New Roman" w:cs="Times New Roman"/>
          <w:lang w:val="en-GB"/>
        </w:rPr>
      </w:pPr>
      <w:r>
        <w:rPr>
          <w:rFonts w:cs="Times New Roman" w:ascii="Times New Roman" w:hAnsi="Times New Roman"/>
          <w:lang w:val="en-GB"/>
        </w:rPr>
        <w:t xml:space="preserve">The CTA was planned based on the position of the coronary arteries on CACS plus 15 mm in each direction of the z-axis. </w:t>
      </w:r>
      <w:r>
        <w:rPr>
          <w:rFonts w:cs="Times New Roman" w:ascii="Times New Roman" w:hAnsi="Times New Roman"/>
        </w:rPr>
        <w:t xml:space="preserve">Tube voltage was 120 kV for patients with BMI &lt; 36 und 135 kV for BMI ≥ 36. See the main manuscript for further details. </w:t>
      </w:r>
      <w:r>
        <w:rPr>
          <w:rFonts w:cs="Times New Roman" w:ascii="Times New Roman" w:hAnsi="Times New Roman"/>
          <w:lang w:val="en-GB"/>
        </w:rPr>
        <w:t xml:space="preserve">For both, the CTA and CTP, the patients received nonionic contrast agent (Iobitridol, 350 mg of iodine per milliliter, Xentix 350, Guerbet, France) through in intravenous line with a flow of 7 ml/s in the right antecubital vein. For CTA and CTP, the patients were administered 58 ml and 42 ml of contrast agent, respectively, followed by a saline flush of 80 ml. CTP always followed the CTA, and was initiated after continuous infusion of adenosine for 3 min. </w:t>
      </w:r>
    </w:p>
    <w:p>
      <w:pPr>
        <w:pStyle w:val="Index"/>
        <w:spacing w:lineRule="auto" w:line="360"/>
        <w:rPr>
          <w:rFonts w:ascii="Times New Roman" w:hAnsi="Times New Roman" w:cs="Times New Roman"/>
          <w:b/>
          <w:b/>
          <w:bCs/>
          <w:lang w:val="en-GB"/>
        </w:rPr>
      </w:pPr>
      <w:r>
        <w:rPr>
          <w:rFonts w:cs="Times New Roman" w:ascii="Times New Roman" w:hAnsi="Times New Roman"/>
          <w:lang w:val="en-GB"/>
        </w:rPr>
        <w:t>Coverage in z-direction for CTP was that of the myocardium from CACS plus 10 mm in each direction in order to not miss parts of the myocardium during dynamic CTP, or plus 15 mm in the case of a high position deviation in z direction between CACS before CTA and CTP. The arterial input function of the CTA sure start was used to determine the CTP start point after contrast agent injection. In each case, scanning was performed from 70-80% of the RR interval. The dynamic 4D CTP with one acquisition every heart beat was followed by three single late phases 10, 20 and 35 s after the dynamic scan, respectively. In order to cover 20 heart beats, the total scan time of the dynamic phase was adjusted to the individual heart rate. CTP was initiated after continuous infusion of adenosine for 3 min. Image acquisition was performed with a gantry rotation time of 350 ms, tube voltage of 100 kV and tube current of 140 mA for patients with BMI ≤ 30 and 200 mA for BMI &gt; 30. The vasodilatory effective adenosine was adapted to the body weight (140 μg/kg/min) and administered over a maximum of six minutes continuously, with an intravenous infusion through the left cubital vein using a perfusion system.</w:t>
      </w:r>
    </w:p>
    <w:p>
      <w:pPr>
        <w:pStyle w:val="Index"/>
        <w:spacing w:lineRule="auto" w:line="360"/>
        <w:rPr>
          <w:rFonts w:ascii="Times New Roman" w:hAnsi="Times New Roman" w:cs="Times New Roman"/>
          <w:b/>
          <w:b/>
          <w:bCs/>
          <w:sz w:val="28"/>
          <w:lang w:val="en-GB"/>
        </w:rPr>
      </w:pPr>
      <w:r>
        <w:rPr>
          <w:rFonts w:cs="Times New Roman" w:ascii="Times New Roman" w:hAnsi="Times New Roman"/>
          <w:b/>
          <w:bCs/>
          <w:sz w:val="28"/>
          <w:lang w:val="en-GB"/>
        </w:rPr>
      </w:r>
    </w:p>
    <w:p>
      <w:pPr>
        <w:pStyle w:val="Index"/>
        <w:spacing w:lineRule="auto" w:line="360"/>
        <w:rPr>
          <w:rFonts w:ascii="Times New Roman" w:hAnsi="Times New Roman" w:cs="Times New Roman"/>
          <w:b/>
          <w:b/>
          <w:bCs/>
          <w:sz w:val="28"/>
          <w:lang w:val="en-GB"/>
        </w:rPr>
      </w:pPr>
      <w:r>
        <w:rPr>
          <w:rFonts w:cs="Times New Roman" w:ascii="Times New Roman" w:hAnsi="Times New Roman"/>
          <w:b/>
          <w:bCs/>
          <w:sz w:val="28"/>
          <w:lang w:val="en-GB"/>
        </w:rPr>
        <w:t>Image evaluation</w:t>
      </w:r>
    </w:p>
    <w:p>
      <w:pPr>
        <w:pStyle w:val="Index"/>
        <w:spacing w:lineRule="auto" w:line="360"/>
        <w:rPr>
          <w:rFonts w:ascii="Times New Roman" w:hAnsi="Times New Roman" w:cs="Times New Roman"/>
          <w:u w:val="single"/>
          <w:lang w:val="en-GB"/>
        </w:rPr>
      </w:pPr>
      <w:r>
        <w:rPr>
          <w:rFonts w:cs="Times New Roman" w:ascii="Times New Roman" w:hAnsi="Times New Roman"/>
          <w:bCs/>
          <w:u w:val="single"/>
          <w:lang w:val="en-GB"/>
        </w:rPr>
        <w:t>CT image reconstruction</w:t>
      </w:r>
    </w:p>
    <w:p>
      <w:pPr>
        <w:pStyle w:val="Index"/>
        <w:spacing w:lineRule="auto" w:line="360"/>
        <w:rPr/>
      </w:pPr>
      <w:r>
        <w:rPr>
          <w:rFonts w:cs="Times New Roman" w:ascii="Times New Roman" w:hAnsi="Times New Roman"/>
          <w:lang w:val="en-GB"/>
        </w:rPr>
        <w:t xml:space="preserve">We performed the CT image reconstruction by using an imaging matrix of 512 x 512 pixels covering a field of view (FOV) of 180 mm in axial direction. The reconstructions were performed in 5% intervals of the available RR interval in all patients, and additionally of the visually chosen best phase. We performed reconstructions with filtered back projection (FBP) and </w:t>
      </w:r>
      <w:commentRangeStart w:id="14"/>
      <w:r>
        <w:rPr>
          <w:rFonts w:cs="Times New Roman" w:ascii="Times New Roman" w:hAnsi="Times New Roman"/>
          <w:lang w:val="en-GB"/>
        </w:rPr>
        <w:t xml:space="preserve">strong levels </w:t>
      </w:r>
      <w:r>
        <w:rPr>
          <w:rFonts w:cs="Times New Roman" w:ascii="Times New Roman" w:hAnsi="Times New Roman"/>
          <w:lang w:val="en-GB"/>
        </w:rPr>
      </w:r>
      <w:commentRangeEnd w:id="14"/>
      <w:r>
        <w:commentReference w:id="14"/>
      </w:r>
      <w:r>
        <w:rPr>
          <w:rFonts w:cs="Times New Roman" w:ascii="Times New Roman" w:hAnsi="Times New Roman"/>
          <w:lang w:val="en-GB"/>
        </w:rPr>
        <w:t xml:space="preserve">of the Adaptive Iterative Dose Reduction 3D (AIDR-3D) </w:t>
      </w:r>
      <w:r>
        <w:fldChar w:fldCharType="begin"/>
      </w:r>
      <w:r>
        <w:instrText>ADDIN CSL_CITATION { "citationItems" : [ { "id" : "ITEM-1", "itemData" : { "DOI" : "10.1016/j.jcct.2012.02.009", "abstract" : "BackgroundSeveral methods have been developed to reduce the radiation dose in coronary computed tomography angiography (CTA).", "author" : [ { "dropping-particle" : "", "family" : "Tomizawa", "given" : "Nobuo", "non-dropping-particle" : "", "parse-names" : false, "suffix" : "" }, { "dropping-particle" : "", "family" : "Nojo", "given" : "Takeshi", "non-dropping-particle" : "", "parse-names" : false, "suffix" : "" }, { "dropping-particle" : "", "family" : "Akahane", "given" : "Masaaki", "non-dropping-particle" : "", "parse-names" : false, "suffix" : "" }, { "dropping-particle" : "", "family" : "Torigoe", "given" : "Rumiko", "non-dropping-particle" : "", "parse-names" : false, "suffix" : "" }, { "dropping-particle" : "", "family" : "Kiryu", "given" : "Shigeru", "non-dropping-particle" : "", "parse-names" : false, "suffix" : "" }, { "dropping-particle" : "", "family" : "Ohtomo", "given" : "Kuni", "non-dropping-particle" : "", "parse-names" : false, "suffix" : "" } ], "container-title" : "Journal of Cardiovascular Computed Tomography", "id" : "ITEM-1", "issue" : "5", "issued" : { "date-parts" : [ [ "2014", "10", "12" ] ] }, "note" : "doi: 10.1016/j.jcct.2012.02.009", "page" : "318-324", "publisher" : "Elsevier", "title" : "Adaptive Iterative Dose Reduction in coronary CT angiography using 320-row CT: Assessment of radiation dose reduction and image quality", "type" : "article-journal", "volume" : "6" }, "uris" : [ "http://www.mendeley.com/documents/?uuid=fe9a27d5-be98-4da6-9c07-eecef20f75cf" ] } ], "mendeley" : { "previouslyFormattedCitation" : "[11]" }, "properties" : { "noteIndex" : 0 }, "schema" : "https://github.com/citation-style-language/schema/raw/master/csl-citation.json" }</w:instrText>
      </w:r>
      <w:r>
        <w:fldChar w:fldCharType="separate"/>
      </w:r>
      <w:bookmarkStart w:id="36" w:name="__Fieldmark__495_1036809251"/>
      <w:r>
        <w:rPr>
          <w:rFonts w:cs="Times New Roman" w:ascii="Times New Roman" w:hAnsi="Times New Roman"/>
          <w:lang w:val="en-GB"/>
        </w:rPr>
      </w:r>
      <w:r>
        <w:rPr>
          <w:rFonts w:cs="Times New Roman" w:ascii="Times New Roman" w:hAnsi="Times New Roman"/>
          <w:lang w:val="en-GB" w:eastAsia="en-US"/>
        </w:rPr>
        <w:t>[11]</w:t>
      </w:r>
      <w:bookmarkStart w:id="37" w:name="__Fieldmark__5559_1773085499"/>
      <w:bookmarkEnd w:id="37"/>
      <w:r>
        <w:rPr>
          <w:rFonts w:cs="Times New Roman" w:ascii="Times New Roman" w:hAnsi="Times New Roman"/>
          <w:lang w:val="en-GB"/>
        </w:rPr>
      </w:r>
      <w:r>
        <w:fldChar w:fldCharType="end"/>
      </w:r>
      <w:bookmarkEnd w:id="36"/>
      <w:r>
        <w:rPr>
          <w:rFonts w:cs="Times New Roman" w:ascii="Times New Roman" w:hAnsi="Times New Roman"/>
          <w:lang w:val="en-GB"/>
        </w:rPr>
        <w:t xml:space="preserve"> algorithm, as they have been shown to demonstrate higher objective image quality parameters compared to mild and standard levels </w:t>
      </w:r>
      <w:r>
        <w:fldChar w:fldCharType="begin"/>
      </w:r>
      <w:r>
        <w:instrText>ADDIN EN.CITE.DATA</w:instrText>
      </w:r>
      <w:r>
        <w:fldChar w:fldCharType="separate"/>
      </w:r>
      <w:bookmarkStart w:id="38" w:name="__Fieldmark__503_1036809251"/>
      <w:r>
        <w:rPr>
          <w:rFonts w:cs="Times New Roman" w:ascii="Times New Roman" w:hAnsi="Times New Roman"/>
          <w:lang w:val="en-GB"/>
        </w:rPr>
      </w:r>
      <w:bookmarkStart w:id="39" w:name="__Fieldmark__5567_1773085499"/>
      <w:bookmarkEnd w:id="39"/>
      <w:r>
        <w:rPr>
          <w:rFonts w:cs="Times New Roman" w:ascii="Times New Roman" w:hAnsi="Times New Roman"/>
          <w:lang w:val="en-GB"/>
        </w:rPr>
        <w:t>[19]</w:t>
      </w:r>
      <w:bookmarkStart w:id="40" w:name="__Fieldmark__5566_1773085499"/>
      <w:bookmarkEnd w:id="40"/>
      <w:r>
        <w:rPr>
          <w:rFonts w:cs="Times New Roman" w:ascii="Times New Roman" w:hAnsi="Times New Roman"/>
          <w:lang w:val="en-GB"/>
        </w:rPr>
      </w:r>
      <w:r>
        <w:fldChar w:fldCharType="end"/>
      </w:r>
      <w:bookmarkEnd w:id="38"/>
      <w:r>
        <w:rPr>
          <w:rFonts w:cs="Times New Roman" w:ascii="Times New Roman" w:hAnsi="Times New Roman"/>
        </w:rPr>
        <w:t xml:space="preserve">. </w:t>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szCs w:val="28"/>
          <w:u w:val="single"/>
          <w:lang w:val="en-GB"/>
        </w:rPr>
      </w:pPr>
      <w:r>
        <w:rPr>
          <w:rFonts w:cs="Times New Roman" w:ascii="Times New Roman" w:hAnsi="Times New Roman"/>
          <w:bCs/>
          <w:szCs w:val="28"/>
          <w:u w:val="single"/>
          <w:lang w:val="en-GB"/>
        </w:rPr>
        <w:t>Temporal averaging</w:t>
      </w:r>
    </w:p>
    <w:p>
      <w:pPr>
        <w:pStyle w:val="Index"/>
        <w:spacing w:lineRule="auto" w:line="360"/>
        <w:rPr>
          <w:rFonts w:ascii="Times New Roman" w:hAnsi="Times New Roman" w:cs="Times New Roman"/>
          <w:lang w:val="en-GB"/>
        </w:rPr>
      </w:pPr>
      <w:r>
        <w:rPr>
          <w:rFonts w:cs="Times New Roman" w:ascii="Times New Roman" w:hAnsi="Times New Roman"/>
          <w:lang w:val="en-GB"/>
        </w:rPr>
        <w:t xml:space="preserve">Temporal averaging of several consecutive 3D datasets was used in order to </w:t>
      </w:r>
      <w:commentRangeStart w:id="15"/>
      <w:r>
        <w:rPr>
          <w:rFonts w:cs="Times New Roman" w:ascii="Times New Roman" w:hAnsi="Times New Roman"/>
          <w:lang w:val="en-GB"/>
        </w:rPr>
        <w:t>improve image quality</w:t>
      </w:r>
      <w:r>
        <w:rPr>
          <w:rFonts w:cs="Times New Roman" w:ascii="Times New Roman" w:hAnsi="Times New Roman"/>
          <w:lang w:val="en-GB"/>
        </w:rPr>
      </w:r>
      <w:commentRangeEnd w:id="15"/>
      <w:r>
        <w:commentReference w:id="15"/>
      </w:r>
      <w:r>
        <w:rPr>
          <w:rFonts w:cs="Times New Roman" w:ascii="Times New Roman" w:hAnsi="Times New Roman"/>
          <w:lang w:val="en-GB"/>
        </w:rPr>
        <w:t xml:space="preserve"> and to </w:t>
      </w:r>
      <w:commentRangeStart w:id="16"/>
      <w:r>
        <w:rPr>
          <w:rFonts w:cs="Times New Roman" w:ascii="Times New Roman" w:hAnsi="Times New Roman"/>
          <w:lang w:val="en-GB"/>
        </w:rPr>
        <w:t>reduce motion artefacts</w:t>
      </w:r>
      <w:r>
        <w:rPr>
          <w:rFonts w:cs="Times New Roman" w:ascii="Times New Roman" w:hAnsi="Times New Roman"/>
          <w:lang w:val="en-GB"/>
        </w:rPr>
      </w:r>
      <w:commentRangeEnd w:id="16"/>
      <w:r>
        <w:commentReference w:id="16"/>
      </w:r>
      <w:r>
        <w:rPr>
          <w:rFonts w:cs="Times New Roman" w:ascii="Times New Roman" w:hAnsi="Times New Roman"/>
          <w:lang w:val="en-GB"/>
        </w:rPr>
        <w:t>. Therefore, we combined one, two, three, four, six, and eight original 3D datasets from consecutive heart beats and temporal averaging into one new 3D dataset to test the different levels. Thus, six 4D reconstructions with the different levels of temporal averaging were generated in all 29 patients that resulted in altogether 174 4D CTP datasets. The averaged images were calculated as the arithmetic mean of the input images. The value of an output voxel followed the formula</w:t>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lang w:val="en-GB"/>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Ncombined</m:t>
            </m:r>
          </m:sub>
        </m:sSub>
        <m:d>
          <m:dPr>
            <m:begChr m:val="("/>
            <m:endChr m:val=")"/>
          </m:dPr>
          <m:e>
            <m:r>
              <m:rPr>
                <m:lit/>
                <m:nor/>
              </m:rPr>
              <w:rPr>
                <w:rFonts w:ascii="Cambria Math" w:hAnsi="Cambria Math"/>
              </w:rPr>
              <m:t xml:space="preserve">X,t</m:t>
            </m:r>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m:rPr>
                <m:lit/>
                <m:nor/>
              </m:rPr>
              <w:rPr>
                <w:rFonts w:ascii="Cambria Math" w:hAnsi="Cambria Math"/>
              </w:rPr>
              <m:t xml:space="preserve">i=</m:t>
            </m:r>
            <m:r>
              <w:rPr>
                <w:rFonts w:ascii="Cambria Math" w:hAnsi="Cambria Math"/>
              </w:rPr>
              <m:t xml:space="preserve">1</m:t>
            </m:r>
          </m:sub>
          <m:sup>
            <m:r>
              <w:rPr>
                <w:rFonts w:ascii="Cambria Math" w:hAnsi="Cambria Math"/>
              </w:rPr>
              <m:t xml:space="preserve">N</m:t>
            </m:r>
          </m:sup>
          <m:e>
            <m:r>
              <w:rPr>
                <w:rFonts w:ascii="Cambria Math" w:hAnsi="Cambria Math"/>
              </w:rPr>
              <m:t xml:space="preserve">I</m:t>
            </m:r>
          </m:e>
        </m:nary>
        <m:d>
          <m:dPr>
            <m:begChr m:val="("/>
            <m:endChr m:val=")"/>
          </m:dPr>
          <m:e>
            <m:sSub>
              <m:e>
                <m:r>
                  <m:rPr>
                    <m:lit/>
                    <m:nor/>
                  </m:rPr>
                  <w:rPr>
                    <w:rFonts w:ascii="Cambria Math" w:hAnsi="Cambria Math"/>
                  </w:rPr>
                  <m:t xml:space="preserve">X,t</m:t>
                </m:r>
              </m:e>
              <m:sub>
                <m:r>
                  <w:rPr>
                    <w:rFonts w:ascii="Cambria Math" w:hAnsi="Cambria Math"/>
                  </w:rPr>
                  <m:t xml:space="preserve">i</m:t>
                </m:r>
              </m:sub>
            </m:sSub>
          </m:e>
        </m:d>
      </m:oMath>
      <w:r>
        <w:rPr>
          <w:rFonts w:cs="Times New Roman" w:ascii="Times New Roman" w:hAnsi="Times New Roman"/>
          <w:lang w:val="en-GB"/>
        </w:rPr>
        <w:t>,</w:t>
      </w:r>
    </w:p>
    <w:p>
      <w:pPr>
        <w:pStyle w:val="Index"/>
        <w:spacing w:lineRule="auto" w:line="360"/>
        <w:rPr>
          <w:rFonts w:ascii="Times New Roman" w:hAnsi="Times New Roman" w:cs="Times New Roman"/>
          <w:lang w:val="en-GB"/>
        </w:rPr>
      </w:pPr>
      <w:r>
        <w:rPr>
          <w:rFonts w:cs="Times New Roman" w:ascii="Times New Roman" w:hAnsi="Times New Roman"/>
          <w:lang w:val="en-GB"/>
        </w:rPr>
      </w:r>
    </w:p>
    <w:p>
      <w:pPr>
        <w:pStyle w:val="Index"/>
        <w:spacing w:lineRule="auto" w:line="360"/>
        <w:rPr>
          <w:rFonts w:ascii="Times New Roman" w:hAnsi="Times New Roman" w:cs="Times New Roman"/>
          <w:lang w:val="en-GB"/>
        </w:rPr>
      </w:pPr>
      <w:r>
        <w:rPr>
          <w:rFonts w:cs="Times New Roman" w:ascii="Times New Roman" w:hAnsi="Times New Roman"/>
          <w:lang w:val="en-GB"/>
        </w:rPr>
        <w:t>where I is a voxel value, N the number of combinations, X the voxel position, and t the time. This process was performed before reading as postprocessing step. See the main manuscript for further details.</w:t>
      </w:r>
    </w:p>
    <w:p>
      <w:pPr>
        <w:pStyle w:val="Index"/>
        <w:spacing w:lineRule="auto" w:line="360"/>
        <w:rPr>
          <w:rFonts w:ascii="Times New Roman" w:hAnsi="Times New Roman" w:cs="Times New Roman"/>
          <w:lang w:val="en-GB"/>
        </w:rPr>
      </w:pPr>
      <w:r>
        <w:rPr>
          <w:rFonts w:cs="Times New Roman" w:ascii="Times New Roman" w:hAnsi="Times New Roman"/>
          <w:lang w:val="en-GB"/>
        </w:rPr>
      </w:r>
    </w:p>
    <w:p>
      <w:pPr>
        <w:pStyle w:val="Index"/>
        <w:spacing w:lineRule="auto" w:line="360"/>
        <w:rPr>
          <w:rFonts w:ascii="Times New Roman" w:hAnsi="Times New Roman" w:cs="Times New Roman"/>
          <w:u w:val="single"/>
          <w:lang w:val="en-GB"/>
        </w:rPr>
      </w:pPr>
      <w:r>
        <w:rPr>
          <w:rFonts w:cs="Times New Roman" w:ascii="Times New Roman" w:hAnsi="Times New Roman"/>
          <w:u w:val="single"/>
          <w:lang w:val="en-GB"/>
        </w:rPr>
        <w:t>Contour sharpness analysis</w:t>
      </w:r>
    </w:p>
    <w:p>
      <w:pPr>
        <w:pStyle w:val="Index"/>
        <w:spacing w:lineRule="auto" w:line="360"/>
        <w:rPr/>
      </w:pPr>
      <w:commentRangeStart w:id="17"/>
      <w:r>
        <w:rPr>
          <w:rFonts w:cs="Times New Roman" w:ascii="Times New Roman" w:hAnsi="Times New Roman"/>
          <w:lang w:val="en-GB"/>
        </w:rPr>
        <w:t xml:space="preserve">All 174 dynamic 4D CTP datasets were analysed with the software framework CardiacPerfusion </w:t>
      </w:r>
      <w:r>
        <w:rPr>
          <w:rFonts w:cs="Times New Roman" w:ascii="Times New Roman" w:hAnsi="Times New Roman"/>
          <w:lang w:val="en-GB"/>
        </w:rPr>
      </w:r>
      <w:commentRangeEnd w:id="17"/>
      <w:r>
        <w:commentReference w:id="17"/>
      </w:r>
      <w:r>
        <w:rPr>
          <w:rFonts w:cs="Times New Roman" w:ascii="Times New Roman" w:hAnsi="Times New Roman"/>
          <w:lang w:val="en-GB"/>
        </w:rPr>
        <w:t>(</w:t>
      </w:r>
      <w:hyperlink r:id="rId2">
        <w:commentRangeStart w:id="18"/>
        <w:r>
          <w:rPr>
            <w:rStyle w:val="InternetLink"/>
            <w:rFonts w:cs="Times New Roman" w:ascii="Times New Roman" w:hAnsi="Times New Roman"/>
            <w:lang w:val="en-GB"/>
          </w:rPr>
          <w:t>https://github.com/CardiacImagingCharite/CardiacPerfusion</w:t>
        </w:r>
      </w:hyperlink>
      <w:r>
        <w:rPr>
          <w:rFonts w:cs="Times New Roman" w:ascii="Times New Roman" w:hAnsi="Times New Roman"/>
          <w:lang w:val="en-GB"/>
        </w:rPr>
        <w:t xml:space="preserve">). </w:t>
      </w:r>
      <w:r>
        <w:rPr>
          <w:rFonts w:cs="Times New Roman" w:ascii="Times New Roman" w:hAnsi="Times New Roman"/>
          <w:lang w:val="en-GB"/>
        </w:rPr>
      </w:r>
      <w:commentRangeEnd w:id="18"/>
      <w:r>
        <w:commentReference w:id="18"/>
      </w:r>
      <w:r>
        <w:rPr>
          <w:rFonts w:cs="Times New Roman" w:ascii="Times New Roman" w:hAnsi="Times New Roman"/>
          <w:lang w:val="en-GB"/>
        </w:rPr>
        <w:t xml:space="preserve">For the analysis of the contour sharpness, a straight line was placed above the heart displayed as </w:t>
      </w:r>
      <w:commentRangeStart w:id="19"/>
      <w:r>
        <w:rPr>
          <w:rFonts w:cs="Times New Roman" w:ascii="Times New Roman" w:hAnsi="Times New Roman"/>
          <w:lang w:val="en-GB"/>
        </w:rPr>
        <w:t xml:space="preserve">4-chamber view </w:t>
      </w:r>
      <w:r>
        <w:rPr>
          <w:rFonts w:cs="Times New Roman" w:ascii="Times New Roman" w:hAnsi="Times New Roman"/>
          <w:lang w:val="en-GB"/>
        </w:rPr>
      </w:r>
      <w:commentRangeEnd w:id="19"/>
      <w:r>
        <w:commentReference w:id="19"/>
      </w:r>
      <w:r>
        <w:rPr>
          <w:rFonts w:cs="Times New Roman" w:ascii="Times New Roman" w:hAnsi="Times New Roman"/>
          <w:lang w:val="en-GB"/>
        </w:rPr>
        <w:t xml:space="preserve">connecting the </w:t>
      </w:r>
      <w:commentRangeStart w:id="20"/>
      <w:r>
        <w:rPr>
          <w:rFonts w:cs="Times New Roman" w:ascii="Times New Roman" w:hAnsi="Times New Roman"/>
          <w:lang w:val="en-GB"/>
        </w:rPr>
        <w:t>myocardium of the left and the right ventricle</w:t>
      </w:r>
      <w:r>
        <w:rPr>
          <w:rFonts w:cs="Times New Roman" w:ascii="Times New Roman" w:hAnsi="Times New Roman"/>
          <w:lang w:val="en-GB"/>
        </w:rPr>
      </w:r>
      <w:commentRangeEnd w:id="20"/>
      <w:r>
        <w:commentReference w:id="20"/>
      </w:r>
      <w:r>
        <w:rPr>
          <w:rFonts w:cs="Times New Roman" w:ascii="Times New Roman" w:hAnsi="Times New Roman"/>
          <w:lang w:val="en-GB"/>
        </w:rPr>
        <w:t>, thereby carefully avoiding the integration of any perfusion defects or blooming artefacts into the measurement. Thus, we integrated 4 different edges of the myocardium being localised between: 1</w:t>
      </w:r>
      <w:commentRangeStart w:id="21"/>
      <w:r>
        <w:rPr>
          <w:rFonts w:cs="Times New Roman" w:ascii="Times New Roman" w:hAnsi="Times New Roman"/>
          <w:lang w:val="en-GB"/>
        </w:rPr>
        <w:t>) the right ventricle and the septal myocardium, 2) the septal myocardium and left ventricle, 3) the left ventricle and lateral left ventricular myocardium and 4) the lateral left ventricular myocardium and surrounding epicardial tissue.</w:t>
      </w:r>
      <w:commentRangeEnd w:id="21"/>
      <w:r>
        <w:commentReference w:id="21"/>
      </w:r>
      <w:r>
        <w:rPr>
          <w:rFonts w:cs="Times New Roman" w:ascii="Times New Roman" w:hAnsi="Times New Roman"/>
          <w:lang w:val="en-GB"/>
        </w:rPr>
      </w:r>
    </w:p>
    <w:p>
      <w:pPr>
        <w:pStyle w:val="Index"/>
        <w:spacing w:lineRule="auto" w:line="360"/>
        <w:rPr>
          <w:rFonts w:ascii="Times New Roman" w:hAnsi="Times New Roman" w:cs="Times New Roman"/>
          <w:lang w:val="en-GB"/>
        </w:rPr>
      </w:pPr>
      <w:r>
        <w:rPr>
          <w:rFonts w:cs="Times New Roman" w:ascii="Times New Roman" w:hAnsi="Times New Roman"/>
          <w:lang w:val="en-GB"/>
        </w:rPr>
        <w:t xml:space="preserve">We used two different parameters to objectively evaluate the contour sharpness: the </w:t>
      </w:r>
      <w:del w:id="27" w:author="Carsten Kendziorra" w:date="2016-11-24T13:39:00Z">
        <w:r>
          <w:rPr>
            <w:rFonts w:cs="Times New Roman" w:ascii="Times New Roman" w:hAnsi="Times New Roman"/>
            <w:lang w:val="en-GB"/>
          </w:rPr>
          <w:delText xml:space="preserve">difference </w:delText>
        </w:r>
      </w:del>
      <w:ins w:id="28" w:author="Carsten Kendziorra" w:date="2016-11-24T13:39:00Z">
        <w:r>
          <w:rPr>
            <w:rFonts w:cs="Times New Roman" w:ascii="Times New Roman" w:hAnsi="Times New Roman"/>
            <w:lang w:val="en-GB"/>
          </w:rPr>
          <w:t xml:space="preserve">distance </w:t>
        </w:r>
      </w:ins>
      <w:r>
        <w:rPr>
          <w:rFonts w:cs="Times New Roman" w:ascii="Times New Roman" w:hAnsi="Times New Roman"/>
          <w:lang w:val="en-GB"/>
        </w:rPr>
        <w:t xml:space="preserve">between </w:t>
      </w:r>
      <w:ins w:id="29" w:author="Carsten Kendziorra" w:date="2016-11-24T13:40:00Z">
        <w:r>
          <w:rPr>
            <w:rFonts w:cs="Times New Roman" w:ascii="Times New Roman" w:hAnsi="Times New Roman"/>
            <w:lang w:val="en-GB"/>
          </w:rPr>
          <w:t xml:space="preserve">the </w:t>
        </w:r>
      </w:ins>
      <w:r>
        <w:rPr>
          <w:rFonts w:cs="Times New Roman" w:ascii="Times New Roman" w:hAnsi="Times New Roman"/>
          <w:lang w:val="en-GB"/>
        </w:rPr>
        <w:t xml:space="preserve">25% and 75% </w:t>
      </w:r>
      <w:ins w:id="30" w:author="Carsten Kendziorra" w:date="2016-11-24T13:40:00Z">
        <w:r>
          <w:rPr>
            <w:rFonts w:cs="Times New Roman" w:ascii="Times New Roman" w:hAnsi="Times New Roman"/>
            <w:lang w:val="en-GB"/>
          </w:rPr>
          <w:t xml:space="preserve">betwenn </w:t>
        </w:r>
      </w:ins>
      <w:del w:id="31" w:author="Carsten Kendziorra" w:date="2016-11-24T13:40:00Z">
        <w:r>
          <w:rPr>
            <w:rFonts w:cs="Times New Roman" w:ascii="Times New Roman" w:hAnsi="Times New Roman"/>
            <w:lang w:val="en-GB"/>
          </w:rPr>
          <w:delText xml:space="preserve">of </w:delText>
        </w:r>
      </w:del>
      <w:r>
        <w:rPr>
          <w:rFonts w:cs="Times New Roman" w:ascii="Times New Roman" w:hAnsi="Times New Roman"/>
          <w:lang w:val="en-GB"/>
        </w:rPr>
        <w:t>the</w:t>
      </w:r>
      <w:ins w:id="32" w:author="Carsten Kendziorra" w:date="2016-11-24T13:40:00Z">
        <w:r>
          <w:rPr>
            <w:rFonts w:cs="Times New Roman" w:ascii="Times New Roman" w:hAnsi="Times New Roman"/>
            <w:lang w:val="en-GB"/>
          </w:rPr>
          <w:t xml:space="preserve"> minimal and </w:t>
        </w:r>
      </w:ins>
      <w:r>
        <w:rPr>
          <w:rFonts w:cs="Times New Roman" w:ascii="Times New Roman" w:hAnsi="Times New Roman"/>
          <w:lang w:val="en-GB"/>
        </w:rPr>
        <w:t xml:space="preserve"> maximal grey value </w:t>
      </w:r>
      <w:commentRangeStart w:id="22"/>
      <w:r>
        <w:rPr>
          <w:rFonts w:cs="Times New Roman" w:ascii="Times New Roman" w:hAnsi="Times New Roman"/>
          <w:lang w:val="en-GB"/>
        </w:rPr>
        <w:t>of each reconstruction</w:t>
      </w:r>
      <w:r>
        <w:rPr>
          <w:rFonts w:cs="Times New Roman" w:ascii="Times New Roman" w:hAnsi="Times New Roman"/>
          <w:lang w:val="en-GB"/>
        </w:rPr>
      </w:r>
      <w:commentRangeEnd w:id="22"/>
      <w:r>
        <w:commentReference w:id="22"/>
      </w:r>
      <w:r>
        <w:rPr>
          <w:rFonts w:cs="Times New Roman" w:ascii="Times New Roman" w:hAnsi="Times New Roman"/>
          <w:lang w:val="en-GB"/>
        </w:rPr>
        <w:t xml:space="preserve"> to exclude outliers from the analysis and the </w:t>
      </w:r>
      <w:del w:id="33" w:author="Carsten Kendziorra" w:date="2016-11-24T13:41:00Z">
        <w:r>
          <w:rPr>
            <w:rFonts w:cs="Times New Roman" w:ascii="Times New Roman" w:hAnsi="Times New Roman"/>
            <w:lang w:val="en-GB"/>
          </w:rPr>
          <w:delText xml:space="preserve">maximal </w:delText>
        </w:r>
      </w:del>
      <w:r>
        <w:rPr>
          <w:rFonts w:cs="Times New Roman" w:ascii="Times New Roman" w:hAnsi="Times New Roman"/>
          <w:lang w:val="en-GB"/>
        </w:rPr>
        <w:t>slope as further contour sharpness parameter, that was defined as the</w:t>
      </w:r>
      <w:ins w:id="34" w:author="Carsten Kendziorra" w:date="2016-11-24T14:25:00Z">
        <w:r>
          <w:rPr>
            <w:rFonts w:cs="Times New Roman" w:ascii="Times New Roman" w:hAnsi="Times New Roman"/>
            <w:lang w:val="en-GB"/>
          </w:rPr>
          <w:t xml:space="preserve"> distance</w:t>
        </w:r>
      </w:ins>
      <w:del w:id="35" w:author="Carsten Kendziorra" w:date="2016-11-24T14:25:00Z">
        <w:r>
          <w:rPr>
            <w:rFonts w:cs="Times New Roman" w:ascii="Times New Roman" w:hAnsi="Times New Roman"/>
            <w:lang w:val="en-GB"/>
          </w:rPr>
          <w:delText xml:space="preserve"> difference</w:delText>
        </w:r>
      </w:del>
      <w:r>
        <w:rPr>
          <w:rFonts w:cs="Times New Roman" w:ascii="Times New Roman" w:hAnsi="Times New Roman"/>
          <w:lang w:val="en-GB"/>
        </w:rPr>
        <w:t xml:space="preserve"> between</w:t>
      </w:r>
      <w:ins w:id="36" w:author="Carsten Kendziorra" w:date="2016-11-24T13:42:00Z">
        <w:r>
          <w:rPr>
            <w:rFonts w:cs="Times New Roman" w:ascii="Times New Roman" w:hAnsi="Times New Roman"/>
            <w:lang w:val="en-GB"/>
          </w:rPr>
          <w:t xml:space="preserve"> 25% and 75%</w:t>
        </w:r>
      </w:ins>
      <w:ins w:id="37" w:author="Carsten Kendziorra" w:date="2016-11-24T13:43:00Z">
        <w:r>
          <w:rPr>
            <w:rFonts w:cs="Times New Roman" w:ascii="Times New Roman" w:hAnsi="Times New Roman"/>
            <w:lang w:val="en-GB"/>
          </w:rPr>
          <w:t xml:space="preserve"> between the</w:t>
        </w:r>
      </w:ins>
      <w:r>
        <w:rPr>
          <w:rFonts w:cs="Times New Roman" w:ascii="Times New Roman" w:hAnsi="Times New Roman"/>
          <w:lang w:val="en-GB"/>
        </w:rPr>
        <w:t xml:space="preserve"> maximal and minimal grey value in the contour divided by the </w:t>
      </w:r>
      <w:del w:id="38" w:author="Carsten Kendziorra" w:date="2016-11-24T13:44:00Z">
        <w:r>
          <w:rPr>
            <w:rFonts w:cs="Times New Roman" w:ascii="Times New Roman" w:hAnsi="Times New Roman"/>
            <w:lang w:val="en-GB"/>
          </w:rPr>
          <w:delText xml:space="preserve">difference </w:delText>
        </w:r>
      </w:del>
      <w:ins w:id="39" w:author="Carsten Kendziorra" w:date="2016-11-24T13:44:00Z">
        <w:r>
          <w:rPr>
            <w:rFonts w:cs="Times New Roman" w:ascii="Times New Roman" w:hAnsi="Times New Roman"/>
            <w:lang w:val="en-GB"/>
          </w:rPr>
          <w:t xml:space="preserve">distance </w:t>
        </w:r>
      </w:ins>
      <w:r>
        <w:rPr>
          <w:rFonts w:cs="Times New Roman" w:ascii="Times New Roman" w:hAnsi="Times New Roman"/>
          <w:lang w:val="en-GB"/>
        </w:rPr>
        <w:t xml:space="preserve">calculated before. </w:t>
      </w:r>
      <w:ins w:id="40" w:author="Carsten Kendziorra" w:date="2016-11-24T14:01:00Z">
        <w:r>
          <w:rPr>
            <w:rFonts w:cs="Times New Roman" w:ascii="Times New Roman" w:hAnsi="Times New Roman"/>
            <w:lang w:val="en-GB"/>
          </w:rPr>
          <w:t xml:space="preserve">In case of </w:t>
        </w:r>
      </w:ins>
      <w:ins w:id="41" w:author="Carsten Kendziorra" w:date="2016-11-24T14:02:00Z">
        <w:r>
          <w:rPr>
            <w:rFonts w:cs="Times New Roman" w:ascii="Times New Roman" w:hAnsi="Times New Roman"/>
            <w:lang w:val="en-GB"/>
          </w:rPr>
          <w:t xml:space="preserve">multiple appearance of </w:t>
        </w:r>
      </w:ins>
      <w:ins w:id="42" w:author="Carsten Kendziorra" w:date="2016-11-24T14:03:00Z">
        <w:r>
          <w:rPr>
            <w:rFonts w:cs="Times New Roman" w:ascii="Times New Roman" w:hAnsi="Times New Roman"/>
            <w:lang w:val="en-GB"/>
          </w:rPr>
          <w:t>the</w:t>
        </w:r>
      </w:ins>
      <w:ins w:id="43" w:author="Carsten Kendziorra" w:date="2016-11-24T14:02:00Z">
        <w:r>
          <w:rPr>
            <w:rFonts w:cs="Times New Roman" w:ascii="Times New Roman" w:hAnsi="Times New Roman"/>
            <w:lang w:val="en-GB"/>
          </w:rPr>
          <w:t xml:space="preserve"> </w:t>
        </w:r>
      </w:ins>
      <w:ins w:id="44" w:author="Carsten Kendziorra" w:date="2016-11-24T14:03:00Z">
        <w:r>
          <w:rPr>
            <w:rFonts w:cs="Times New Roman" w:ascii="Times New Roman" w:hAnsi="Times New Roman"/>
            <w:lang w:val="en-GB"/>
          </w:rPr>
          <w:t xml:space="preserve">25% or 75% values, </w:t>
        </w:r>
      </w:ins>
      <w:ins w:id="45" w:author="Carsten Kendziorra" w:date="2016-11-24T14:04:00Z">
        <w:r>
          <w:rPr>
            <w:rFonts w:cs="Times New Roman" w:ascii="Times New Roman" w:hAnsi="Times New Roman"/>
            <w:lang w:val="en-GB"/>
          </w:rPr>
          <w:t>that may occur for non bijective curves, always the outermost points were chosen for calculation.</w:t>
        </w:r>
      </w:ins>
    </w:p>
    <w:p>
      <w:pPr>
        <w:pStyle w:val="Index"/>
        <w:spacing w:lineRule="auto" w:line="360"/>
        <w:rPr>
          <w:rFonts w:ascii="Times New Roman" w:hAnsi="Times New Roman" w:cs="Times New Roman"/>
          <w:lang w:val="en-GB"/>
          <w:ins w:id="47" w:author="Carsten Kendziorra" w:date="2016-11-24T13:44:00Z"/>
        </w:rPr>
      </w:pPr>
      <w:ins w:id="46" w:author="Carsten Kendziorra" w:date="2016-11-24T13:44:00Z">
        <w:r>
          <w:rPr>
            <w:rFonts w:cs="Times New Roman" w:ascii="Times New Roman" w:hAnsi="Times New Roman"/>
            <w:lang w:val="en-GB"/>
          </w:rPr>
        </w:r>
      </w:ins>
    </w:p>
    <w:p>
      <w:pPr>
        <w:pStyle w:val="Index"/>
        <w:spacing w:lineRule="auto" w:line="360"/>
        <w:rPr>
          <w:rFonts w:ascii="Times New Roman" w:hAnsi="Times New Roman" w:cs="Times New Roman"/>
          <w:b/>
          <w:b/>
          <w:lang w:val="en-GB"/>
        </w:rPr>
      </w:pPr>
      <w:ins w:id="48" w:author="Carsten Kendziorra" w:date="2016-11-24T13:45:00Z">
        <w:r>
          <w:rPr>
            <w:rFonts w:cs="Times New Roman" w:ascii="Times New Roman" w:hAnsi="Times New Roman"/>
            <w:b/>
            <w:lang w:val="en-GB"/>
          </w:rPr>
          <w:t>d = | x</w:t>
        </w:r>
      </w:ins>
      <w:ins w:id="49" w:author="Carsten Kendziorra" w:date="2016-11-24T13:56:00Z">
        <w:r>
          <w:rPr>
            <w:rFonts w:cs="Times New Roman" w:ascii="Times New Roman" w:hAnsi="Times New Roman"/>
            <w:b/>
            <w:vertAlign w:val="subscript"/>
            <w:lang w:val="en-GB"/>
          </w:rPr>
          <w:t>75</w:t>
        </w:r>
      </w:ins>
      <w:ins w:id="50" w:author="Carsten Kendziorra" w:date="2016-11-24T13:56:00Z">
        <w:r>
          <w:rPr>
            <w:rFonts w:cs="Times New Roman" w:ascii="Times New Roman" w:hAnsi="Times New Roman"/>
            <w:b/>
            <w:lang w:val="en-GB"/>
          </w:rPr>
          <w:t xml:space="preserve"> – x</w:t>
        </w:r>
      </w:ins>
      <w:ins w:id="51" w:author="Carsten Kendziorra" w:date="2016-11-24T13:56:00Z">
        <w:r>
          <w:rPr>
            <w:rFonts w:cs="Times New Roman" w:ascii="Times New Roman" w:hAnsi="Times New Roman"/>
            <w:b/>
            <w:vertAlign w:val="subscript"/>
            <w:lang w:val="en-GB"/>
          </w:rPr>
          <w:t>2</w:t>
        </w:r>
      </w:ins>
      <w:ins w:id="52" w:author="Carsten Kendziorra" w:date="2016-11-24T13:57:00Z">
        <w:r>
          <w:rPr>
            <w:rFonts w:cs="Times New Roman" w:ascii="Times New Roman" w:hAnsi="Times New Roman"/>
            <w:b/>
            <w:vertAlign w:val="subscript"/>
            <w:lang w:val="en-GB"/>
          </w:rPr>
          <w:t>5</w:t>
        </w:r>
      </w:ins>
      <w:ins w:id="53" w:author="Carsten Kendziorra" w:date="2016-11-24T13:56:00Z">
        <w:r>
          <w:rPr>
            <w:rFonts w:cs="Times New Roman" w:ascii="Times New Roman" w:hAnsi="Times New Roman"/>
            <w:b/>
            <w:lang w:val="en-GB"/>
          </w:rPr>
          <w:t>|</w:t>
        </w:r>
      </w:ins>
    </w:p>
    <w:p>
      <w:pPr>
        <w:pStyle w:val="Index"/>
        <w:spacing w:lineRule="auto" w:line="360"/>
        <w:rPr>
          <w:rFonts w:ascii="Times New Roman" w:hAnsi="Times New Roman" w:cs="Times New Roman"/>
          <w:lang w:val="en-GB"/>
        </w:rPr>
      </w:pPr>
      <w:ins w:id="54" w:author="Carsten Kendziorra" w:date="2016-11-24T13:56:00Z">
        <w:r>
          <w:rPr>
            <w:rFonts w:cs="Times New Roman" w:ascii="Times New Roman" w:hAnsi="Times New Roman"/>
            <w:b/>
            <w:lang w:val="en-GB"/>
          </w:rPr>
          <w:t>m = | I</w:t>
        </w:r>
      </w:ins>
      <w:ins w:id="55" w:author="Carsten Kendziorra" w:date="2016-11-24T13:56:00Z">
        <w:r>
          <w:rPr>
            <w:rFonts w:cs="Times New Roman" w:ascii="Times New Roman" w:hAnsi="Times New Roman"/>
            <w:b/>
            <w:vertAlign w:val="subscript"/>
            <w:lang w:val="en-GB"/>
          </w:rPr>
          <w:t>75</w:t>
        </w:r>
      </w:ins>
      <w:ins w:id="56" w:author="Carsten Kendziorra" w:date="2016-11-24T13:56:00Z">
        <w:r>
          <w:rPr>
            <w:rFonts w:cs="Times New Roman" w:ascii="Times New Roman" w:hAnsi="Times New Roman"/>
            <w:b/>
            <w:lang w:val="en-GB"/>
          </w:rPr>
          <w:t xml:space="preserve"> </w:t>
        </w:r>
      </w:ins>
      <w:ins w:id="57" w:author="Carsten Kendziorra" w:date="2016-11-24T13:57:00Z">
        <w:r>
          <w:rPr>
            <w:rFonts w:cs="Times New Roman" w:ascii="Times New Roman" w:hAnsi="Times New Roman"/>
            <w:b/>
            <w:lang w:val="en-GB"/>
          </w:rPr>
          <w:t>–</w:t>
        </w:r>
      </w:ins>
      <w:ins w:id="58" w:author="Carsten Kendziorra" w:date="2016-11-24T13:56:00Z">
        <w:r>
          <w:rPr>
            <w:rFonts w:cs="Times New Roman" w:ascii="Times New Roman" w:hAnsi="Times New Roman"/>
            <w:b/>
            <w:lang w:val="en-GB"/>
          </w:rPr>
          <w:t xml:space="preserve"> I</w:t>
        </w:r>
      </w:ins>
      <w:ins w:id="59" w:author="Carsten Kendziorra" w:date="2016-11-24T13:56:00Z">
        <w:r>
          <w:rPr>
            <w:rFonts w:cs="Times New Roman" w:ascii="Times New Roman" w:hAnsi="Times New Roman"/>
            <w:b/>
            <w:vertAlign w:val="subscript"/>
            <w:lang w:val="en-GB"/>
          </w:rPr>
          <w:t>2</w:t>
        </w:r>
      </w:ins>
      <w:ins w:id="60" w:author="Carsten Kendziorra" w:date="2016-11-24T13:57:00Z">
        <w:r>
          <w:rPr>
            <w:rFonts w:cs="Times New Roman" w:ascii="Times New Roman" w:hAnsi="Times New Roman"/>
            <w:b/>
            <w:vertAlign w:val="subscript"/>
            <w:lang w:val="en-GB"/>
          </w:rPr>
          <w:t>5</w:t>
        </w:r>
      </w:ins>
      <w:ins w:id="61" w:author="Carsten Kendziorra" w:date="2016-11-24T13:57:00Z">
        <w:r>
          <w:rPr>
            <w:rFonts w:cs="Times New Roman" w:ascii="Times New Roman" w:hAnsi="Times New Roman"/>
            <w:b/>
            <w:lang w:val="en-GB"/>
          </w:rPr>
          <w:t>| /</w:t>
        </w:r>
      </w:ins>
      <w:ins w:id="62" w:author="Carsten Kendziorra" w:date="2016-11-24T13:57:00Z">
        <w:r>
          <w:rPr>
            <w:rFonts w:cs="Times New Roman" w:ascii="Times New Roman" w:hAnsi="Times New Roman"/>
            <w:lang w:val="en-GB"/>
          </w:rPr>
          <w:t xml:space="preserve"> d</w:t>
        </w:r>
      </w:ins>
    </w:p>
    <w:p>
      <w:pPr>
        <w:pStyle w:val="Index"/>
        <w:spacing w:lineRule="auto" w:line="360"/>
        <w:rPr/>
      </w:pPr>
      <w:del w:id="63" w:author="Carsten Kendziorra" w:date="2016-11-24T13:58:00Z">
        <w:r>
          <w:rPr>
            <w:rFonts w:cs="Times New Roman" w:ascii="Times New Roman" w:hAnsi="Times New Roman"/>
            <w:b/>
            <w:lang w:val="en-GB"/>
          </w:rPr>
          <w:delText>D (difference) = 75%-25% of the maximal grey value</w:delText>
        </w:r>
      </w:del>
    </w:p>
    <w:p>
      <w:pPr>
        <w:pStyle w:val="Index"/>
        <w:spacing w:lineRule="auto" w:line="360"/>
        <w:rPr/>
      </w:pPr>
      <w:del w:id="64" w:author="Carsten Kendziorra" w:date="2016-11-24T13:58:00Z">
        <w:r>
          <w:rPr>
            <w:rFonts w:cs="Times New Roman" w:ascii="Times New Roman" w:hAnsi="Times New Roman"/>
            <w:b/>
            <w:lang w:val="en-GB"/>
          </w:rPr>
          <w:delText>M = (maximal grey value – minimal grey value)/(D)</w:delText>
        </w:r>
      </w:del>
    </w:p>
    <w:p>
      <w:pPr>
        <w:pStyle w:val="Index"/>
        <w:spacing w:lineRule="auto" w:line="360"/>
        <w:rPr/>
      </w:pPr>
      <w:commentRangeStart w:id="23"/>
      <w:r>
        <w:rPr/>
        <w:drawing>
          <wp:inline distT="0" distB="2540" distL="0" distR="0">
            <wp:extent cx="2078990" cy="2341245"/>
            <wp:effectExtent l="0" t="0" r="0" b="0"/>
            <wp:docPr id="1" name="Grafi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 descr=""/>
                    <pic:cNvPicPr>
                      <a:picLocks noChangeAspect="1" noChangeArrowheads="1"/>
                    </pic:cNvPicPr>
                  </pic:nvPicPr>
                  <pic:blipFill>
                    <a:blip r:embed="rId3"/>
                    <a:stretch>
                      <a:fillRect/>
                    </a:stretch>
                  </pic:blipFill>
                  <pic:spPr bwMode="auto">
                    <a:xfrm>
                      <a:off x="0" y="0"/>
                      <a:ext cx="2078990" cy="2341245"/>
                    </a:xfrm>
                    <a:prstGeom prst="rect">
                      <a:avLst/>
                    </a:prstGeom>
                  </pic:spPr>
                </pic:pic>
              </a:graphicData>
            </a:graphic>
          </wp:inline>
        </w:drawing>
      </w:r>
      <w:commentRangeEnd w:id="23"/>
      <w:r>
        <w:commentReference w:id="23"/>
      </w:r>
      <w:r>
        <w:rPr/>
      </w:r>
    </w:p>
    <w:p>
      <w:pPr>
        <w:pStyle w:val="Index"/>
        <w:spacing w:lineRule="auto" w:line="360"/>
        <w:rPr>
          <w:rFonts w:ascii="Times New Roman" w:hAnsi="Times New Roman" w:cs="Times New Roman"/>
          <w:lang w:val="en-GB"/>
        </w:rPr>
      </w:pPr>
      <w:r>
        <w:rPr>
          <w:rFonts w:cs="Times New Roman" w:ascii="Times New Roman" w:hAnsi="Times New Roman"/>
          <w:lang w:val="en-GB"/>
        </w:rPr>
        <w:t>Hence, a sharp contour would be characterized by a small</w:t>
      </w:r>
      <w:ins w:id="65" w:author="Carsten Kendziorra" w:date="2016-11-24T14:25:00Z">
        <w:r>
          <w:rPr>
            <w:rFonts w:cs="Times New Roman" w:ascii="Times New Roman" w:hAnsi="Times New Roman"/>
            <w:lang w:val="en-GB"/>
          </w:rPr>
          <w:t xml:space="preserve"> distance</w:t>
        </w:r>
      </w:ins>
      <w:del w:id="66" w:author="Carsten Kendziorra" w:date="2016-11-24T14:25:00Z">
        <w:r>
          <w:rPr>
            <w:rFonts w:cs="Times New Roman" w:ascii="Times New Roman" w:hAnsi="Times New Roman"/>
            <w:lang w:val="en-GB"/>
          </w:rPr>
          <w:delText xml:space="preserve"> difference</w:delText>
        </w:r>
      </w:del>
      <w:r>
        <w:rPr>
          <w:rFonts w:cs="Times New Roman" w:ascii="Times New Roman" w:hAnsi="Times New Roman"/>
          <w:lang w:val="en-GB"/>
        </w:rPr>
        <w:t xml:space="preserve"> between 25% and 75% </w:t>
      </w:r>
      <w:ins w:id="67" w:author="Carsten Kendziorra" w:date="2016-11-24T14:25:00Z">
        <w:r>
          <w:rPr>
            <w:rFonts w:cs="Times New Roman" w:ascii="Times New Roman" w:hAnsi="Times New Roman"/>
            <w:lang w:val="en-GB"/>
          </w:rPr>
          <w:t>values between</w:t>
        </w:r>
      </w:ins>
      <w:del w:id="68" w:author="Carsten Kendziorra" w:date="2016-11-24T14:26:00Z">
        <w:r>
          <w:rPr>
            <w:rFonts w:cs="Times New Roman" w:ascii="Times New Roman" w:hAnsi="Times New Roman"/>
            <w:lang w:val="en-GB"/>
          </w:rPr>
          <w:delText>of</w:delText>
        </w:r>
      </w:del>
      <w:r>
        <w:rPr>
          <w:rFonts w:cs="Times New Roman" w:ascii="Times New Roman" w:hAnsi="Times New Roman"/>
          <w:lang w:val="en-GB"/>
        </w:rPr>
        <w:t xml:space="preserve"> the</w:t>
      </w:r>
      <w:ins w:id="69" w:author="Carsten Kendziorra" w:date="2016-11-24T14:26:00Z">
        <w:r>
          <w:rPr>
            <w:rFonts w:cs="Times New Roman" w:ascii="Times New Roman" w:hAnsi="Times New Roman"/>
            <w:lang w:val="en-GB"/>
          </w:rPr>
          <w:t xml:space="preserve"> minimal and</w:t>
        </w:r>
      </w:ins>
      <w:r>
        <w:rPr>
          <w:rFonts w:cs="Times New Roman" w:ascii="Times New Roman" w:hAnsi="Times New Roman"/>
          <w:lang w:val="en-GB"/>
        </w:rPr>
        <w:t xml:space="preserve"> maximal grey value (first parameter) and high value of the </w:t>
      </w:r>
      <w:del w:id="70" w:author="Carsten Kendziorra" w:date="2016-11-24T14:26:00Z">
        <w:r>
          <w:rPr>
            <w:rFonts w:cs="Times New Roman" w:ascii="Times New Roman" w:hAnsi="Times New Roman"/>
            <w:lang w:val="en-GB"/>
          </w:rPr>
          <w:delText xml:space="preserve">maximal </w:delText>
        </w:r>
      </w:del>
      <w:r>
        <w:rPr>
          <w:rFonts w:cs="Times New Roman" w:ascii="Times New Roman" w:hAnsi="Times New Roman"/>
          <w:lang w:val="en-GB"/>
        </w:rPr>
        <w:t>slope</w:t>
      </w:r>
      <w:ins w:id="71" w:author="Carsten Kendziorra" w:date="2016-11-24T14:26:00Z">
        <w:r>
          <w:rPr>
            <w:rFonts w:cs="Times New Roman" w:ascii="Times New Roman" w:hAnsi="Times New Roman"/>
            <w:lang w:val="en-GB"/>
          </w:rPr>
          <w:t xml:space="preserve"> at this distance</w:t>
        </w:r>
      </w:ins>
      <w:r>
        <w:rPr>
          <w:rFonts w:cs="Times New Roman" w:ascii="Times New Roman" w:hAnsi="Times New Roman"/>
          <w:lang w:val="en-GB"/>
        </w:rPr>
        <w:t xml:space="preserve"> in the contour (second parameter).  </w:t>
      </w:r>
    </w:p>
    <w:p>
      <w:pPr>
        <w:pStyle w:val="Index"/>
        <w:spacing w:lineRule="auto" w:line="360"/>
        <w:rPr>
          <w:rFonts w:ascii="Times New Roman" w:hAnsi="Times New Roman" w:cs="Times New Roman"/>
          <w:sz w:val="28"/>
          <w:szCs w:val="28"/>
          <w:u w:val="single"/>
          <w:lang w:val="en-GB"/>
        </w:rPr>
      </w:pPr>
      <w:r>
        <w:rPr>
          <w:rFonts w:cs="Times New Roman" w:ascii="Times New Roman" w:hAnsi="Times New Roman"/>
          <w:sz w:val="28"/>
          <w:szCs w:val="28"/>
          <w:u w:val="single"/>
          <w:lang w:val="en-GB"/>
        </w:rPr>
      </w:r>
    </w:p>
    <w:p>
      <w:pPr>
        <w:pStyle w:val="Index"/>
        <w:spacing w:lineRule="auto" w:line="360"/>
        <w:rPr>
          <w:rFonts w:ascii="Times New Roman" w:hAnsi="Times New Roman" w:cs="Times New Roman"/>
          <w:b/>
          <w:b/>
          <w:sz w:val="28"/>
          <w:lang w:val="en-GB"/>
        </w:rPr>
      </w:pPr>
      <w:r>
        <w:rPr>
          <w:rFonts w:cs="Times New Roman" w:ascii="Times New Roman" w:hAnsi="Times New Roman"/>
          <w:b/>
          <w:sz w:val="28"/>
          <w:lang w:val="en-GB"/>
        </w:rPr>
        <w:t>Statistical Analysis</w:t>
      </w:r>
    </w:p>
    <w:p>
      <w:pPr>
        <w:pStyle w:val="Index"/>
        <w:spacing w:lineRule="auto" w:line="360"/>
        <w:rPr>
          <w:rFonts w:ascii="Times New Roman" w:hAnsi="Times New Roman" w:cs="Times New Roman"/>
          <w:lang w:val="en-GB"/>
        </w:rPr>
      </w:pPr>
      <w:r>
        <w:rPr>
          <w:rFonts w:cs="Times New Roman" w:ascii="Times New Roman" w:hAnsi="Times New Roman"/>
          <w:lang w:val="en-GB"/>
        </w:rPr>
        <w:t xml:space="preserve">Values are given as arithmetic mean (standard deviation) if not mentioned otherwise. We performed the statistical analysis by using SPSS version 20. First, we used Shapiro-Wilk test to check normal distribution. If the values were normally distributed, we used ANOVA as overall test for repeated measurements for the comparison between the different temporal averaging levels, and </w:t>
      </w:r>
      <w:r>
        <w:rPr>
          <w:rFonts w:cs="Times New Roman" w:ascii="Times New Roman" w:hAnsi="Times New Roman"/>
          <w:i/>
          <w:lang w:val="en-GB"/>
          <w:rPrChange w:id="0" w:author="Carsten Kendziorra" w:date="2016-11-24T14:13:00Z">
            <w:rPr>
              <w:rFonts w:ascii="Times New Roman" w:hAnsi="Times New Roman" w:cs="Times New Roman"/>
              <w:lang w:val="en-GB"/>
            </w:rPr>
          </w:rPrChange>
        </w:rPr>
        <w:t>t</w:t>
      </w:r>
      <w:ins w:id="73" w:author="Carsten Kendziorra" w:date="2016-11-24T14:13:00Z">
        <w:r>
          <w:rPr>
            <w:rFonts w:cs="Times New Roman" w:ascii="Times New Roman" w:hAnsi="Times New Roman"/>
            <w:lang w:val="en-GB"/>
          </w:rPr>
          <w:t>-</w:t>
        </w:r>
      </w:ins>
      <w:del w:id="74" w:author="Carsten Kendziorra" w:date="2016-11-24T14:13:00Z">
        <w:r>
          <w:rPr>
            <w:rFonts w:cs="Times New Roman" w:ascii="Times New Roman" w:hAnsi="Times New Roman"/>
            <w:lang w:val="en-GB"/>
          </w:rPr>
          <w:delText xml:space="preserve"> </w:delText>
        </w:r>
      </w:del>
      <w:r>
        <w:rPr>
          <w:rFonts w:cs="Times New Roman" w:ascii="Times New Roman" w:hAnsi="Times New Roman"/>
          <w:lang w:val="en-GB"/>
        </w:rPr>
        <w:t xml:space="preserve">test for dependent values was used for the respective single comparisons. If normal distribution was refused, we used Friedman test as overall test and Wilcoxon signed-rank test for the single comparisons. Since we included only two different reconstructions into this analyses (FBP and AIDR 3D) overall testing was not necessary for the comparison between the reconstructions. The p value for the single tests was adapted to &lt;0.003 indicating statistical significance according to </w:t>
      </w:r>
      <w:commentRangeStart w:id="24"/>
      <w:r>
        <w:rPr>
          <w:rFonts w:cs="Times New Roman" w:ascii="Times New Roman" w:hAnsi="Times New Roman"/>
          <w:lang w:val="en-GB"/>
        </w:rPr>
        <w:t xml:space="preserve">Bonferroni </w:t>
      </w:r>
      <w:r>
        <w:rPr>
          <w:rFonts w:cs="Times New Roman" w:ascii="Times New Roman" w:hAnsi="Times New Roman"/>
          <w:lang w:val="en-GB"/>
        </w:rPr>
      </w:r>
      <w:commentRangeEnd w:id="24"/>
      <w:r>
        <w:commentReference w:id="24"/>
      </w:r>
      <w:r>
        <w:rPr>
          <w:rFonts w:cs="Times New Roman" w:ascii="Times New Roman" w:hAnsi="Times New Roman"/>
          <w:lang w:val="en-GB"/>
        </w:rPr>
        <w:t xml:space="preserve">corrections for the fifteen possible comparisons between the five temporal averaging levels:  </w:t>
      </w:r>
      <w:commentRangeStart w:id="25"/>
      <w:r>
        <w:rPr>
          <w:rFonts w:cs="Times New Roman" w:ascii="Times New Roman" w:hAnsi="Times New Roman"/>
          <w:lang w:val="en-GB"/>
        </w:rPr>
        <w:t>0-1, 0-2, 0-3, 0-5, 0-7, 1-2, 1-3, 1-5, 1-7, 2-3, 2-5, 2-7, 3-5, 3-7, 5-7</w:t>
      </w:r>
      <w:r>
        <w:rPr>
          <w:rFonts w:cs="Times New Roman" w:ascii="Times New Roman" w:hAnsi="Times New Roman"/>
          <w:lang w:val="en-GB"/>
        </w:rPr>
      </w:r>
      <w:commentRangeEnd w:id="25"/>
      <w:r>
        <w:commentReference w:id="25"/>
      </w:r>
      <w:r>
        <w:rPr>
          <w:rFonts w:cs="Times New Roman" w:ascii="Times New Roman" w:hAnsi="Times New Roman"/>
          <w:lang w:val="en-GB"/>
        </w:rPr>
        <w:t>. For the comparison between the two reconstructions a p value of &lt;0.05 was considered as statistically significant.</w:t>
      </w:r>
    </w:p>
    <w:p>
      <w:pPr>
        <w:pStyle w:val="Normal"/>
        <w:spacing w:lineRule="auto" w:line="360"/>
        <w:rPr>
          <w:rFonts w:ascii="Times New Roman" w:hAnsi="Times New Roman" w:cs="Times New Roman"/>
          <w:b/>
          <w:b/>
          <w:bCs/>
          <w:sz w:val="32"/>
          <w:szCs w:val="32"/>
          <w:u w:val="single"/>
          <w:lang w:val="en-GB"/>
        </w:rPr>
      </w:pPr>
      <w:r>
        <w:rPr>
          <w:rFonts w:cs="Times New Roman" w:ascii="Times New Roman" w:hAnsi="Times New Roman"/>
          <w:b/>
          <w:bCs/>
          <w:sz w:val="32"/>
          <w:szCs w:val="32"/>
          <w:u w:val="single"/>
          <w:lang w:val="en-GB"/>
        </w:rPr>
      </w:r>
    </w:p>
    <w:p>
      <w:pPr>
        <w:pStyle w:val="Normal"/>
        <w:widowControl/>
        <w:suppressAutoHyphens w:val="false"/>
        <w:spacing w:lineRule="auto" w:line="276" w:before="0" w:after="200"/>
        <w:rPr>
          <w:rFonts w:ascii="Times New Roman" w:hAnsi="Times New Roman" w:cs="Times New Roman"/>
          <w:b/>
          <w:b/>
          <w:bCs/>
          <w:sz w:val="32"/>
          <w:szCs w:val="32"/>
          <w:u w:val="single"/>
          <w:lang w:val="en-GB"/>
        </w:rPr>
      </w:pPr>
      <w:r>
        <w:rPr>
          <w:rFonts w:cs="Times New Roman" w:ascii="Times New Roman" w:hAnsi="Times New Roman"/>
          <w:b/>
          <w:bCs/>
          <w:sz w:val="32"/>
          <w:szCs w:val="32"/>
          <w:u w:val="single"/>
          <w:lang w:val="en-GB"/>
        </w:rPr>
        <w:t>Results</w:t>
      </w:r>
    </w:p>
    <w:p>
      <w:pPr>
        <w:pStyle w:val="Normal"/>
        <w:spacing w:lineRule="auto" w:line="360"/>
        <w:rPr>
          <w:rFonts w:ascii="Times New Roman" w:hAnsi="Times New Roman" w:cs="Times New Roman"/>
          <w:b/>
          <w:b/>
          <w:bCs/>
          <w:sz w:val="28"/>
          <w:lang w:val="en-GB"/>
        </w:rPr>
      </w:pPr>
      <w:r>
        <w:rPr>
          <w:rFonts w:cs="Times New Roman" w:ascii="Times New Roman" w:hAnsi="Times New Roman"/>
          <w:b/>
          <w:bCs/>
          <w:sz w:val="28"/>
          <w:lang w:val="en-GB"/>
        </w:rPr>
        <w:t>Patient characteristics</w:t>
      </w:r>
    </w:p>
    <w:p>
      <w:pPr>
        <w:pStyle w:val="Index"/>
        <w:spacing w:lineRule="auto" w:line="360"/>
        <w:rPr>
          <w:rFonts w:ascii="Times New Roman" w:hAnsi="Times New Roman" w:cs="Times New Roman"/>
        </w:rPr>
      </w:pPr>
      <w:r>
        <w:rPr>
          <w:rFonts w:cs="Times New Roman" w:ascii="Times New Roman" w:hAnsi="Times New Roman"/>
          <w:bCs/>
          <w:lang w:val="en-GB"/>
        </w:rPr>
        <w:t xml:space="preserve">The 30 included patients had a mean age of 64 years and showed a male-to-female ratio of 9:1 (Table 1). More than 80% of the patients had any type of chest pain with approximately one third suffering from typical angina pectoris. Almost two third of the patients had known CAD with prior myocardial infarction. </w:t>
      </w:r>
      <w:r>
        <w:rPr>
          <w:rFonts w:cs="Times New Roman" w:ascii="Times New Roman" w:hAnsi="Times New Roman"/>
          <w:lang w:val="en-GB"/>
        </w:rPr>
        <w:t>All examinations were successfully performed and all temporal average reconstructions could be generated resulting in 174 4D CTP datasets.</w:t>
      </w:r>
      <w:r>
        <w:rPr>
          <w:rFonts w:cs="Times New Roman" w:ascii="Times New Roman" w:hAnsi="Times New Roman"/>
          <w:bCs/>
          <w:lang w:val="en-GB"/>
        </w:rPr>
        <w:t xml:space="preserve"> </w:t>
      </w:r>
    </w:p>
    <w:p>
      <w:pPr>
        <w:pStyle w:val="Index"/>
        <w:spacing w:lineRule="auto" w:line="360"/>
        <w:rPr>
          <w:rFonts w:ascii="Times New Roman" w:hAnsi="Times New Roman" w:eastAsia="Times New Roman" w:cs="Times New Roman"/>
          <w:b/>
          <w:b/>
          <w:bCs/>
          <w:lang w:bidi="ar-SA"/>
        </w:rPr>
      </w:pPr>
      <w:r>
        <w:rPr>
          <w:rFonts w:eastAsia="Times New Roman" w:cs="Times New Roman" w:ascii="Times New Roman" w:hAnsi="Times New Roman"/>
          <w:b/>
          <w:bCs/>
          <w:lang w:bidi="ar-SA"/>
        </w:rPr>
      </w:r>
    </w:p>
    <w:p>
      <w:pPr>
        <w:pStyle w:val="Normal"/>
        <w:spacing w:lineRule="auto" w:line="360"/>
        <w:rPr>
          <w:rFonts w:ascii="Times New Roman" w:hAnsi="Times New Roman" w:cs="Times New Roman"/>
          <w:b/>
          <w:b/>
          <w:bCs/>
          <w:sz w:val="28"/>
          <w:lang w:val="en-GB"/>
        </w:rPr>
      </w:pPr>
      <w:r>
        <w:rPr>
          <w:rFonts w:cs="Times New Roman" w:ascii="Times New Roman" w:hAnsi="Times New Roman"/>
          <w:b/>
          <w:bCs/>
          <w:sz w:val="28"/>
          <w:lang w:val="en-GB"/>
        </w:rPr>
        <w:t>Contour sharpness</w:t>
      </w:r>
    </w:p>
    <w:p>
      <w:pPr>
        <w:pStyle w:val="Normal"/>
        <w:spacing w:lineRule="auto" w:line="360"/>
        <w:rPr>
          <w:rFonts w:ascii="Times New Roman" w:hAnsi="Times New Roman" w:cs="Times New Roman"/>
          <w:b/>
          <w:b/>
          <w:bCs/>
          <w:lang w:val="en-GB"/>
        </w:rPr>
      </w:pPr>
      <w:r>
        <w:rPr>
          <w:rFonts w:cs="Times New Roman" w:ascii="Times New Roman" w:hAnsi="Times New Roman"/>
          <w:b/>
          <w:bCs/>
          <w:lang w:val="en-GB"/>
        </w:rPr>
        <w:t>AIDR 3D versus FBP</w:t>
      </w:r>
    </w:p>
    <w:p>
      <w:pPr>
        <w:pStyle w:val="Normal"/>
        <w:spacing w:lineRule="auto" w:line="360"/>
        <w:rPr>
          <w:rFonts w:ascii="Times New Roman" w:hAnsi="Times New Roman" w:cs="Times New Roman"/>
          <w:bCs/>
          <w:lang w:val="en-GB"/>
        </w:rPr>
      </w:pPr>
      <w:r>
        <w:rPr>
          <w:rFonts w:cs="Times New Roman" w:ascii="Times New Roman" w:hAnsi="Times New Roman"/>
          <w:bCs/>
          <w:lang w:val="en-GB"/>
        </w:rPr>
        <w:t xml:space="preserve">Contour sharpness parameters were slightly deteriorated for AIDR 3D strong versus FBP at all 4 edges of the myocardium, as demonstrated by reduced values for the </w:t>
      </w:r>
      <w:del w:id="75" w:author="Carsten Kendziorra" w:date="2016-11-24T14:16:00Z">
        <w:r>
          <w:rPr>
            <w:rFonts w:cs="Times New Roman" w:ascii="Times New Roman" w:hAnsi="Times New Roman"/>
            <w:bCs/>
            <w:lang w:val="en-GB"/>
          </w:rPr>
          <w:delText xml:space="preserve">difference </w:delText>
        </w:r>
      </w:del>
      <w:ins w:id="76" w:author="Carsten Kendziorra" w:date="2016-11-24T14:16:00Z">
        <w:r>
          <w:rPr>
            <w:rFonts w:cs="Times New Roman" w:ascii="Times New Roman" w:hAnsi="Times New Roman"/>
            <w:bCs/>
            <w:lang w:val="en-GB"/>
          </w:rPr>
          <w:t xml:space="preserve">distance </w:t>
        </w:r>
      </w:ins>
      <w:r>
        <w:rPr>
          <w:rFonts w:cs="Times New Roman" w:ascii="Times New Roman" w:hAnsi="Times New Roman"/>
          <w:bCs/>
          <w:lang w:val="en-GB"/>
        </w:rPr>
        <w:t>between 25</w:t>
      </w:r>
      <w:ins w:id="77" w:author="Carsten Kendziorra" w:date="2016-11-24T14:15:00Z">
        <w:r>
          <w:rPr>
            <w:rFonts w:cs="Times New Roman" w:ascii="Times New Roman" w:hAnsi="Times New Roman"/>
            <w:bCs/>
            <w:lang w:val="en-GB"/>
          </w:rPr>
          <w:t>%</w:t>
        </w:r>
      </w:ins>
      <w:r>
        <w:rPr>
          <w:rFonts w:cs="Times New Roman" w:ascii="Times New Roman" w:hAnsi="Times New Roman"/>
          <w:bCs/>
          <w:lang w:val="en-GB"/>
        </w:rPr>
        <w:t xml:space="preserve"> and 75% </w:t>
      </w:r>
      <w:del w:id="78" w:author="Carsten Kendziorra" w:date="2016-11-24T14:16:00Z">
        <w:r>
          <w:rPr>
            <w:rFonts w:cs="Times New Roman" w:ascii="Times New Roman" w:hAnsi="Times New Roman"/>
            <w:bCs/>
            <w:lang w:val="en-GB"/>
          </w:rPr>
          <w:delText xml:space="preserve">of the maximal </w:delText>
        </w:r>
      </w:del>
      <w:r>
        <w:rPr>
          <w:rFonts w:cs="Times New Roman" w:ascii="Times New Roman" w:hAnsi="Times New Roman"/>
          <w:bCs/>
          <w:lang w:val="en-GB"/>
        </w:rPr>
        <w:t>grey value</w:t>
      </w:r>
      <w:ins w:id="79" w:author="Carsten Kendziorra" w:date="2016-11-24T14:16:00Z">
        <w:r>
          <w:rPr>
            <w:rFonts w:cs="Times New Roman" w:ascii="Times New Roman" w:hAnsi="Times New Roman"/>
            <w:bCs/>
            <w:lang w:val="en-GB"/>
          </w:rPr>
          <w:t>s</w:t>
        </w:r>
      </w:ins>
      <w:r>
        <w:rPr>
          <w:rFonts w:cs="Times New Roman" w:ascii="Times New Roman" w:hAnsi="Times New Roman"/>
          <w:bCs/>
          <w:lang w:val="en-GB"/>
        </w:rPr>
        <w:t xml:space="preserve">, but higher values for the </w:t>
      </w:r>
      <w:del w:id="80" w:author="Carsten Kendziorra" w:date="2016-11-24T14:16:00Z">
        <w:r>
          <w:rPr>
            <w:rFonts w:cs="Times New Roman" w:ascii="Times New Roman" w:hAnsi="Times New Roman"/>
            <w:bCs/>
            <w:lang w:val="en-GB"/>
          </w:rPr>
          <w:delText xml:space="preserve">maximal </w:delText>
        </w:r>
      </w:del>
      <w:r>
        <w:rPr>
          <w:rFonts w:cs="Times New Roman" w:ascii="Times New Roman" w:hAnsi="Times New Roman"/>
          <w:bCs/>
          <w:lang w:val="en-GB"/>
        </w:rPr>
        <w:t xml:space="preserve">slope </w:t>
      </w:r>
      <w:commentRangeStart w:id="26"/>
      <w:r>
        <w:rPr>
          <w:rFonts w:cs="Times New Roman" w:ascii="Times New Roman" w:hAnsi="Times New Roman"/>
          <w:bCs/>
          <w:lang w:val="en-GB"/>
        </w:rPr>
        <w:t xml:space="preserve">(Figure 1). </w:t>
      </w:r>
      <w:commentRangeEnd w:id="26"/>
      <w:r>
        <w:commentReference w:id="26"/>
      </w:r>
      <w:r>
        <w:rPr>
          <w:rFonts w:cs="Times New Roman" w:ascii="Times New Roman" w:hAnsi="Times New Roman"/>
          <w:bCs/>
          <w:lang w:val="en-GB"/>
        </w:rPr>
      </w:r>
    </w:p>
    <w:p>
      <w:pPr>
        <w:pStyle w:val="Normal"/>
        <w:spacing w:lineRule="auto" w:line="360"/>
        <w:rPr>
          <w:rFonts w:ascii="Times New Roman" w:hAnsi="Times New Roman" w:cs="Times New Roman"/>
          <w:bCs/>
          <w:lang w:val="en-GB"/>
        </w:rPr>
      </w:pPr>
      <w:r>
        <w:rPr>
          <w:rFonts w:cs="Times New Roman" w:ascii="Times New Roman" w:hAnsi="Times New Roman"/>
          <w:bCs/>
          <w:lang w:val="en-GB"/>
        </w:rPr>
        <w:t>In detail, the comparison of the</w:t>
      </w:r>
      <w:del w:id="81" w:author="Carsten Kendziorra" w:date="2016-11-24T14:18:00Z">
        <w:r>
          <w:rPr>
            <w:rFonts w:cs="Times New Roman" w:ascii="Times New Roman" w:hAnsi="Times New Roman"/>
            <w:bCs/>
            <w:lang w:val="en-GB"/>
          </w:rPr>
          <w:delText xml:space="preserve"> maximal</w:delText>
        </w:r>
      </w:del>
      <w:r>
        <w:rPr>
          <w:rFonts w:cs="Times New Roman" w:ascii="Times New Roman" w:hAnsi="Times New Roman"/>
          <w:bCs/>
          <w:lang w:val="en-GB"/>
        </w:rPr>
        <w:t xml:space="preserve"> slope </w:t>
      </w:r>
      <w:del w:id="82" w:author="Carsten Kendziorra" w:date="2016-11-24T14:18:00Z">
        <w:r>
          <w:rPr>
            <w:rFonts w:cs="Times New Roman" w:ascii="Times New Roman" w:hAnsi="Times New Roman"/>
            <w:bCs/>
            <w:lang w:val="en-GB"/>
          </w:rPr>
          <w:delText xml:space="preserve">between two contiguous pixels </w:delText>
        </w:r>
      </w:del>
      <w:r>
        <w:rPr>
          <w:rFonts w:cs="Times New Roman" w:ascii="Times New Roman" w:hAnsi="Times New Roman"/>
          <w:bCs/>
          <w:lang w:val="en-GB"/>
        </w:rPr>
        <w:t xml:space="preserve">showed higher values for FBP than for </w:t>
      </w:r>
      <w:commentRangeStart w:id="27"/>
      <w:r>
        <w:rPr>
          <w:rFonts w:cs="Times New Roman" w:ascii="Times New Roman" w:hAnsi="Times New Roman"/>
          <w:bCs/>
          <w:lang w:val="en-GB"/>
        </w:rPr>
        <w:t xml:space="preserve">strong levels </w:t>
      </w:r>
      <w:r>
        <w:rPr>
          <w:rFonts w:cs="Times New Roman" w:ascii="Times New Roman" w:hAnsi="Times New Roman"/>
          <w:bCs/>
          <w:lang w:val="en-GB"/>
        </w:rPr>
      </w:r>
      <w:commentRangeEnd w:id="27"/>
      <w:r>
        <w:commentReference w:id="27"/>
      </w:r>
      <w:r>
        <w:rPr>
          <w:rFonts w:cs="Times New Roman" w:ascii="Times New Roman" w:hAnsi="Times New Roman"/>
          <w:bCs/>
          <w:lang w:val="en-GB"/>
        </w:rPr>
        <w:t>of AIDR 3D</w:t>
      </w:r>
      <w:commentRangeStart w:id="28"/>
      <w:r>
        <w:rPr>
          <w:rFonts w:cs="Times New Roman" w:ascii="Times New Roman" w:hAnsi="Times New Roman"/>
          <w:bCs/>
          <w:lang w:val="en-GB"/>
        </w:rPr>
        <w:t xml:space="preserve"> (FBP 145.2±127.2</w:t>
      </w:r>
      <w:ins w:id="83" w:author="Carsten Kendziorra" w:date="2016-11-24T14:19:00Z">
        <w:r>
          <w:rPr>
            <w:rFonts w:cs="Times New Roman" w:ascii="Times New Roman" w:hAnsi="Times New Roman"/>
            <w:bCs/>
            <w:lang w:val="en-GB"/>
          </w:rPr>
          <w:t xml:space="preserve"> HU/mm</w:t>
        </w:r>
      </w:ins>
      <w:r>
        <w:rPr>
          <w:rFonts w:cs="Times New Roman" w:ascii="Times New Roman" w:hAnsi="Times New Roman"/>
          <w:bCs/>
          <w:lang w:val="en-GB"/>
        </w:rPr>
        <w:t xml:space="preserve"> versus AIDR 3D 121.3±101.8</w:t>
      </w:r>
      <w:r>
        <w:rPr>
          <w:rFonts w:cs="Times New Roman" w:ascii="Times New Roman" w:hAnsi="Times New Roman"/>
          <w:bCs/>
          <w:lang w:val="en-GB"/>
        </w:rPr>
      </w:r>
      <w:ins w:id="84" w:author="Carsten Kendziorra" w:date="2016-11-24T14:19:00Z">
        <w:commentRangeEnd w:id="28"/>
        <w:r>
          <w:commentReference w:id="28"/>
        </w:r>
        <w:r>
          <w:rPr>
            <w:rFonts w:cs="Times New Roman" w:ascii="Times New Roman" w:hAnsi="Times New Roman"/>
            <w:bCs/>
            <w:lang w:val="en-GB"/>
          </w:rPr>
          <w:t xml:space="preserve"> HU/mm</w:t>
        </w:r>
      </w:ins>
      <w:r>
        <w:rPr>
          <w:rFonts w:cs="Times New Roman" w:ascii="Times New Roman" w:hAnsi="Times New Roman"/>
          <w:bCs/>
          <w:lang w:val="en-GB"/>
        </w:rPr>
        <w:t xml:space="preserve">, p&lt;0.023, respectively; Table 2). The </w:t>
      </w:r>
      <w:del w:id="85" w:author="Carsten Kendziorra" w:date="2016-11-24T14:21:00Z">
        <w:r>
          <w:rPr>
            <w:rFonts w:cs="Times New Roman" w:ascii="Times New Roman" w:hAnsi="Times New Roman"/>
            <w:bCs/>
            <w:lang w:val="en-GB"/>
          </w:rPr>
          <w:delText xml:space="preserve">difference </w:delText>
        </w:r>
      </w:del>
      <w:ins w:id="86" w:author="Carsten Kendziorra" w:date="2016-11-24T14:21:00Z">
        <w:r>
          <w:rPr>
            <w:rFonts w:cs="Times New Roman" w:ascii="Times New Roman" w:hAnsi="Times New Roman"/>
            <w:bCs/>
            <w:lang w:val="en-GB"/>
          </w:rPr>
          <w:t xml:space="preserve">distance </w:t>
        </w:r>
      </w:ins>
      <w:r>
        <w:rPr>
          <w:rFonts w:cs="Times New Roman" w:ascii="Times New Roman" w:hAnsi="Times New Roman"/>
          <w:bCs/>
          <w:lang w:val="en-GB"/>
        </w:rPr>
        <w:t>between</w:t>
      </w:r>
      <w:ins w:id="87" w:author="Carsten Kendziorra" w:date="2016-11-24T14:22:00Z">
        <w:r>
          <w:rPr>
            <w:rFonts w:cs="Times New Roman" w:ascii="Times New Roman" w:hAnsi="Times New Roman"/>
            <w:bCs/>
            <w:lang w:val="en-GB"/>
          </w:rPr>
          <w:t xml:space="preserve"> the</w:t>
        </w:r>
      </w:ins>
      <w:r>
        <w:rPr>
          <w:rFonts w:cs="Times New Roman" w:ascii="Times New Roman" w:hAnsi="Times New Roman"/>
          <w:bCs/>
          <w:lang w:val="en-GB"/>
        </w:rPr>
        <w:t xml:space="preserve"> 25</w:t>
      </w:r>
      <w:ins w:id="88" w:author="Carsten Kendziorra" w:date="2016-11-24T14:19:00Z">
        <w:r>
          <w:rPr>
            <w:rFonts w:cs="Times New Roman" w:ascii="Times New Roman" w:hAnsi="Times New Roman"/>
            <w:bCs/>
            <w:lang w:val="en-GB"/>
          </w:rPr>
          <w:t>%</w:t>
        </w:r>
      </w:ins>
      <w:r>
        <w:rPr>
          <w:rFonts w:cs="Times New Roman" w:ascii="Times New Roman" w:hAnsi="Times New Roman"/>
          <w:bCs/>
          <w:lang w:val="en-GB"/>
        </w:rPr>
        <w:t xml:space="preserve"> and 75% </w:t>
      </w:r>
      <w:del w:id="89" w:author="Carsten Kendziorra" w:date="2016-11-24T14:22:00Z">
        <w:r>
          <w:rPr>
            <w:rFonts w:cs="Times New Roman" w:ascii="Times New Roman" w:hAnsi="Times New Roman"/>
            <w:bCs/>
            <w:lang w:val="en-GB"/>
          </w:rPr>
          <w:delText>of the maximal</w:delText>
        </w:r>
      </w:del>
      <w:r>
        <w:rPr>
          <w:rFonts w:cs="Times New Roman" w:ascii="Times New Roman" w:hAnsi="Times New Roman"/>
          <w:bCs/>
          <w:lang w:val="en-GB"/>
        </w:rPr>
        <w:t xml:space="preserve"> grey value showed the tendency to be higher for AIDR 3D strong as compared with FBP, but without statistical signific</w:t>
      </w:r>
      <w:ins w:id="90" w:author="Carsten Kendziorra" w:date="2016-11-24T14:27:00Z">
        <w:r>
          <w:rPr>
            <w:rFonts w:cs="Times New Roman" w:ascii="Times New Roman" w:hAnsi="Times New Roman"/>
            <w:bCs/>
            <w:lang w:val="en-GB"/>
          </w:rPr>
          <w:t>e</w:t>
        </w:r>
      </w:ins>
      <w:del w:id="91" w:author="Carsten Kendziorra" w:date="2016-11-24T14:27:00Z">
        <w:r>
          <w:rPr>
            <w:rFonts w:cs="Times New Roman" w:ascii="Times New Roman" w:hAnsi="Times New Roman"/>
            <w:bCs/>
            <w:lang w:val="en-GB"/>
          </w:rPr>
          <w:delText>ant difference</w:delText>
        </w:r>
      </w:del>
      <w:r>
        <w:rPr>
          <w:rFonts w:cs="Times New Roman" w:ascii="Times New Roman" w:hAnsi="Times New Roman"/>
          <w:bCs/>
          <w:lang w:val="en-GB"/>
        </w:rPr>
        <w:t xml:space="preserve"> (FBP 2.3±1.5 </w:t>
      </w:r>
      <w:ins w:id="92" w:author="Carsten Kendziorra" w:date="2016-11-24T14:22:00Z">
        <w:r>
          <w:rPr>
            <w:rFonts w:cs="Times New Roman" w:ascii="Times New Roman" w:hAnsi="Times New Roman"/>
            <w:bCs/>
            <w:lang w:val="en-GB"/>
          </w:rPr>
          <w:t xml:space="preserve">mm </w:t>
        </w:r>
      </w:ins>
      <w:r>
        <w:rPr>
          <w:rFonts w:cs="Times New Roman" w:ascii="Times New Roman" w:hAnsi="Times New Roman"/>
          <w:bCs/>
          <w:lang w:val="en-GB"/>
        </w:rPr>
        <w:t>versus AIDR 3D 2.5±1.4</w:t>
      </w:r>
      <w:ins w:id="93" w:author="Carsten Kendziorra" w:date="2016-11-24T14:23:00Z">
        <w:r>
          <w:rPr>
            <w:rFonts w:cs="Times New Roman" w:ascii="Times New Roman" w:hAnsi="Times New Roman"/>
            <w:bCs/>
            <w:lang w:val="en-GB"/>
          </w:rPr>
          <w:t xml:space="preserve"> mm</w:t>
        </w:r>
      </w:ins>
      <w:r>
        <w:rPr>
          <w:rFonts w:cs="Times New Roman" w:ascii="Times New Roman" w:hAnsi="Times New Roman"/>
          <w:bCs/>
          <w:lang w:val="en-GB"/>
        </w:rPr>
        <w:t xml:space="preserve">, p&gt;0.059, respectively; Table 2). This is also demonstrated by the visual impression of a “smooth edge”, being characterised by reduced variation of Hounsfield Units (HU) within one contour of a single edge, </w:t>
      </w:r>
      <w:commentRangeStart w:id="29"/>
      <w:r>
        <w:rPr>
          <w:rFonts w:cs="Times New Roman" w:ascii="Times New Roman" w:hAnsi="Times New Roman"/>
          <w:bCs/>
          <w:lang w:val="en-GB"/>
        </w:rPr>
        <w:t>as shown in Figure 2</w:t>
      </w:r>
      <w:r>
        <w:rPr>
          <w:rFonts w:cs="Times New Roman" w:ascii="Times New Roman" w:hAnsi="Times New Roman"/>
          <w:bCs/>
          <w:lang w:val="en-GB"/>
        </w:rPr>
      </w:r>
      <w:commentRangeEnd w:id="29"/>
      <w:r>
        <w:commentReference w:id="29"/>
      </w:r>
      <w:r>
        <w:rPr>
          <w:rFonts w:cs="Times New Roman" w:ascii="Times New Roman" w:hAnsi="Times New Roman"/>
          <w:bCs/>
          <w:lang w:val="en-GB"/>
        </w:rPr>
        <w:t xml:space="preserve">.   </w:t>
      </w:r>
    </w:p>
    <w:p>
      <w:pPr>
        <w:pStyle w:val="Normal"/>
        <w:spacing w:lineRule="auto" w:line="360"/>
        <w:rPr>
          <w:rFonts w:ascii="Times New Roman" w:hAnsi="Times New Roman" w:cs="Times New Roman"/>
          <w:bCs/>
          <w:lang w:val="en-GB"/>
        </w:rPr>
      </w:pPr>
      <w:r>
        <w:rPr>
          <w:rFonts w:cs="Times New Roman" w:ascii="Times New Roman" w:hAnsi="Times New Roman"/>
          <w:bCs/>
          <w:lang w:val="en-GB"/>
        </w:rPr>
        <w:t xml:space="preserve"> </w:t>
      </w:r>
    </w:p>
    <w:p>
      <w:pPr>
        <w:pStyle w:val="Normal"/>
        <w:spacing w:lineRule="auto" w:line="360"/>
        <w:rPr>
          <w:rFonts w:ascii="Times New Roman" w:hAnsi="Times New Roman" w:cs="Times New Roman"/>
          <w:b/>
          <w:b/>
          <w:bCs/>
          <w:szCs w:val="28"/>
          <w:lang w:val="en-GB"/>
        </w:rPr>
      </w:pPr>
      <w:r>
        <w:rPr>
          <w:rFonts w:cs="Times New Roman" w:ascii="Times New Roman" w:hAnsi="Times New Roman"/>
          <w:b/>
          <w:bCs/>
          <w:szCs w:val="28"/>
          <w:lang w:val="en-GB"/>
        </w:rPr>
        <w:t>Different additions</w:t>
      </w:r>
    </w:p>
    <w:p>
      <w:pPr>
        <w:pStyle w:val="Normal"/>
        <w:spacing w:lineRule="auto" w:line="360"/>
        <w:rPr/>
      </w:pPr>
      <w:r>
        <w:rPr>
          <w:rFonts w:cs="Times New Roman" w:ascii="Times New Roman" w:hAnsi="Times New Roman"/>
          <w:bCs/>
          <w:lang w:val="en-GB"/>
        </w:rPr>
        <w:t xml:space="preserve">Higher levels of temporal averaging showed slightly deteriorated values for both contour sharpness parameters, in detail that means lower values for the </w:t>
      </w:r>
      <w:del w:id="94" w:author="Carsten Kendziorra" w:date="2016-11-24T14:28:00Z">
        <w:r>
          <w:rPr>
            <w:rFonts w:cs="Times New Roman" w:ascii="Times New Roman" w:hAnsi="Times New Roman"/>
            <w:bCs/>
            <w:lang w:val="en-GB"/>
          </w:rPr>
          <w:delText xml:space="preserve">difference </w:delText>
        </w:r>
      </w:del>
      <w:ins w:id="95" w:author="Carsten Kendziorra" w:date="2016-11-24T14:28:00Z">
        <w:r>
          <w:rPr>
            <w:rFonts w:cs="Times New Roman" w:ascii="Times New Roman" w:hAnsi="Times New Roman"/>
            <w:bCs/>
            <w:lang w:val="en-GB"/>
          </w:rPr>
          <w:t xml:space="preserve"> distance </w:t>
        </w:r>
      </w:ins>
      <w:r>
        <w:rPr>
          <w:rFonts w:cs="Times New Roman" w:ascii="Times New Roman" w:hAnsi="Times New Roman"/>
          <w:bCs/>
          <w:lang w:val="en-GB"/>
        </w:rPr>
        <w:t>between</w:t>
      </w:r>
      <w:ins w:id="96" w:author="Carsten Kendziorra" w:date="2016-11-24T14:28:00Z">
        <w:r>
          <w:rPr>
            <w:rFonts w:cs="Times New Roman" w:ascii="Times New Roman" w:hAnsi="Times New Roman"/>
            <w:bCs/>
            <w:lang w:val="en-GB"/>
          </w:rPr>
          <w:t xml:space="preserve"> the</w:t>
        </w:r>
      </w:ins>
      <w:r>
        <w:rPr>
          <w:rFonts w:cs="Times New Roman" w:ascii="Times New Roman" w:hAnsi="Times New Roman"/>
          <w:bCs/>
          <w:lang w:val="en-GB"/>
        </w:rPr>
        <w:t xml:space="preserve"> 25</w:t>
      </w:r>
      <w:ins w:id="97" w:author="Carsten Kendziorra" w:date="2016-11-24T14:28:00Z">
        <w:r>
          <w:rPr>
            <w:rFonts w:cs="Times New Roman" w:ascii="Times New Roman" w:hAnsi="Times New Roman"/>
            <w:bCs/>
            <w:lang w:val="en-GB"/>
          </w:rPr>
          <w:t>%</w:t>
        </w:r>
      </w:ins>
      <w:r>
        <w:rPr>
          <w:rFonts w:cs="Times New Roman" w:ascii="Times New Roman" w:hAnsi="Times New Roman"/>
          <w:bCs/>
          <w:lang w:val="en-GB"/>
        </w:rPr>
        <w:t xml:space="preserve"> and 75% </w:t>
      </w:r>
      <w:del w:id="98" w:author="Carsten Kendziorra" w:date="2016-11-24T14:28:00Z">
        <w:r>
          <w:rPr>
            <w:rFonts w:cs="Times New Roman" w:ascii="Times New Roman" w:hAnsi="Times New Roman"/>
            <w:bCs/>
            <w:lang w:val="en-GB"/>
          </w:rPr>
          <w:delText>of the maximal</w:delText>
        </w:r>
      </w:del>
      <w:r>
        <w:rPr>
          <w:rFonts w:cs="Times New Roman" w:ascii="Times New Roman" w:hAnsi="Times New Roman"/>
          <w:bCs/>
          <w:lang w:val="en-GB"/>
        </w:rPr>
        <w:t xml:space="preserve"> grey value</w:t>
      </w:r>
      <w:ins w:id="99" w:author="Unknown Author" w:date="2016-11-24T21:03:00Z">
        <w:r>
          <w:rPr>
            <w:rFonts w:cs="Times New Roman" w:ascii="Times New Roman" w:hAnsi="Times New Roman"/>
            <w:bCs/>
            <w:lang w:val="en-GB"/>
          </w:rPr>
          <w:t>s</w:t>
        </w:r>
      </w:ins>
      <w:r>
        <w:rPr>
          <w:rFonts w:cs="Times New Roman" w:ascii="Times New Roman" w:hAnsi="Times New Roman"/>
          <w:bCs/>
          <w:lang w:val="en-GB"/>
        </w:rPr>
        <w:t xml:space="preserve"> and increased values for the</w:t>
      </w:r>
      <w:del w:id="100" w:author="Unknown Author" w:date="2016-11-24T21:03:00Z">
        <w:r>
          <w:rPr>
            <w:rFonts w:cs="Times New Roman" w:ascii="Times New Roman" w:hAnsi="Times New Roman"/>
            <w:bCs/>
            <w:lang w:val="en-GB"/>
          </w:rPr>
          <w:delText xml:space="preserve"> maximal </w:delText>
        </w:r>
      </w:del>
      <w:r>
        <w:rPr>
          <w:rFonts w:cs="Times New Roman" w:ascii="Times New Roman" w:hAnsi="Times New Roman"/>
          <w:bCs/>
          <w:lang w:val="en-GB"/>
        </w:rPr>
        <w:t>slope (</w:t>
      </w:r>
      <w:commentRangeStart w:id="30"/>
      <w:r>
        <w:rPr>
          <w:rFonts w:cs="Times New Roman" w:ascii="Times New Roman" w:hAnsi="Times New Roman"/>
          <w:bCs/>
          <w:lang w:val="en-GB"/>
        </w:rPr>
        <w:t>Figure 1</w:t>
      </w:r>
      <w:del w:id="101" w:author="Carsten Kendziorra" w:date="2016-11-24T21:05:00Z">
        <w:r>
          <w:rPr>
            <w:rFonts w:cs="Times New Roman" w:ascii="Times New Roman" w:hAnsi="Times New Roman"/>
            <w:bCs/>
            <w:lang w:val="en-GB"/>
          </w:rPr>
          <w:commentReference w:id="31"/>
        </w:r>
      </w:del>
      <w:commentRangeEnd w:id="30"/>
      <w:r>
        <w:commentReference w:id="30"/>
      </w:r>
      <w:r>
        <w:rPr>
          <w:rFonts w:cs="Times New Roman" w:ascii="Times New Roman" w:hAnsi="Times New Roman"/>
          <w:bCs/>
          <w:lang w:val="en-GB"/>
        </w:rPr>
        <w:t xml:space="preserve">). </w:t>
      </w:r>
    </w:p>
    <w:p>
      <w:pPr>
        <w:pStyle w:val="Normal"/>
        <w:spacing w:lineRule="auto" w:line="360"/>
        <w:rPr/>
      </w:pPr>
      <w:r>
        <w:rPr>
          <w:rFonts w:cs="Times New Roman" w:ascii="Times New Roman" w:hAnsi="Times New Roman"/>
          <w:bCs/>
          <w:lang w:val="en-GB"/>
        </w:rPr>
        <w:t xml:space="preserve">Thus, with increasing levels </w:t>
      </w:r>
      <w:ins w:id="102" w:author="Carsten Kendziorra" w:date="2016-11-24T21:07:00Z">
        <w:r>
          <w:rPr>
            <w:rFonts w:cs="Times New Roman" w:ascii="Times New Roman" w:hAnsi="Times New Roman"/>
            <w:bCs/>
            <w:lang w:val="en-GB"/>
          </w:rPr>
          <w:t xml:space="preserve">of temporal averaging </w:t>
        </w:r>
      </w:ins>
      <w:r>
        <w:rPr>
          <w:rFonts w:cs="Times New Roman" w:ascii="Times New Roman" w:hAnsi="Times New Roman"/>
          <w:bCs/>
          <w:lang w:val="en-GB"/>
        </w:rPr>
        <w:t>th</w:t>
      </w:r>
      <w:bookmarkStart w:id="41" w:name="_GoBack"/>
      <w:bookmarkEnd w:id="41"/>
      <w:r>
        <w:rPr>
          <w:rFonts w:cs="Times New Roman" w:ascii="Times New Roman" w:hAnsi="Times New Roman"/>
          <w:bCs/>
          <w:lang w:val="en-GB"/>
        </w:rPr>
        <w:t xml:space="preserve">e </w:t>
      </w:r>
      <w:del w:id="103" w:author="Carsten Kendziorra" w:date="2016-11-24T21:07:00Z">
        <w:r>
          <w:rPr>
            <w:rFonts w:cs="Times New Roman" w:ascii="Times New Roman" w:hAnsi="Times New Roman"/>
            <w:bCs/>
            <w:lang w:val="en-GB"/>
          </w:rPr>
          <w:delText xml:space="preserve">maximal </w:delText>
        </w:r>
      </w:del>
      <w:r>
        <w:rPr>
          <w:rFonts w:cs="Times New Roman" w:ascii="Times New Roman" w:hAnsi="Times New Roman"/>
          <w:bCs/>
          <w:lang w:val="en-GB"/>
        </w:rPr>
        <w:t xml:space="preserve">slope </w:t>
      </w:r>
      <w:del w:id="104" w:author="Carsten Kendziorra" w:date="2016-11-24T21:07:00Z">
        <w:r>
          <w:rPr>
            <w:rFonts w:cs="Times New Roman" w:ascii="Times New Roman" w:hAnsi="Times New Roman"/>
            <w:bCs/>
            <w:lang w:val="en-GB"/>
          </w:rPr>
          <w:delText xml:space="preserve">between two voxels in the contour </w:delText>
        </w:r>
      </w:del>
      <w:r>
        <w:rPr>
          <w:rFonts w:cs="Times New Roman" w:ascii="Times New Roman" w:hAnsi="Times New Roman"/>
          <w:bCs/>
          <w:lang w:val="en-GB"/>
        </w:rPr>
        <w:t xml:space="preserve">was deteriorated at all 4 edges (p&lt;0.01 at all 4 edges; m for maximal temporal averaging 117.7±102.4 versus 167.3±150.0 without temporal averaging, see Table 3 for further results). The </w:t>
      </w:r>
      <w:del w:id="105" w:author="Carsten Kendziorra" w:date="2016-11-24T14:29:00Z">
        <w:r>
          <w:rPr>
            <w:rFonts w:cs="Times New Roman" w:ascii="Times New Roman" w:hAnsi="Times New Roman"/>
            <w:bCs/>
            <w:lang w:val="en-GB"/>
          </w:rPr>
          <w:delText xml:space="preserve">difference </w:delText>
        </w:r>
      </w:del>
      <w:ins w:id="106" w:author="Carsten Kendziorra" w:date="2016-11-24T14:29:00Z">
        <w:r>
          <w:rPr>
            <w:rFonts w:cs="Times New Roman" w:ascii="Times New Roman" w:hAnsi="Times New Roman"/>
            <w:bCs/>
            <w:lang w:val="en-GB"/>
          </w:rPr>
          <w:t xml:space="preserve">distance </w:t>
        </w:r>
      </w:ins>
      <w:r>
        <w:rPr>
          <w:rFonts w:cs="Times New Roman" w:ascii="Times New Roman" w:hAnsi="Times New Roman"/>
          <w:bCs/>
          <w:lang w:val="en-GB"/>
        </w:rPr>
        <w:t>between 25</w:t>
      </w:r>
      <w:ins w:id="107" w:author="Carsten Kendziorra" w:date="2016-11-24T14:29:00Z">
        <w:r>
          <w:rPr>
            <w:rFonts w:cs="Times New Roman" w:ascii="Times New Roman" w:hAnsi="Times New Roman"/>
            <w:bCs/>
            <w:lang w:val="en-GB"/>
          </w:rPr>
          <w:t>%</w:t>
        </w:r>
      </w:ins>
      <w:r>
        <w:rPr>
          <w:rFonts w:cs="Times New Roman" w:ascii="Times New Roman" w:hAnsi="Times New Roman"/>
          <w:bCs/>
          <w:lang w:val="en-GB"/>
        </w:rPr>
        <w:t xml:space="preserve"> and 75% </w:t>
      </w:r>
      <w:ins w:id="108" w:author="Carsten Kendziorra" w:date="2016-11-24T14:29:00Z">
        <w:r>
          <w:rPr>
            <w:rFonts w:cs="Times New Roman" w:ascii="Times New Roman" w:hAnsi="Times New Roman"/>
            <w:bCs/>
            <w:lang w:val="en-GB"/>
          </w:rPr>
          <w:t xml:space="preserve"> grey values </w:t>
        </w:r>
      </w:ins>
      <w:r>
        <w:rPr>
          <w:rFonts w:cs="Times New Roman" w:ascii="Times New Roman" w:hAnsi="Times New Roman"/>
          <w:bCs/>
          <w:lang w:val="en-GB"/>
        </w:rPr>
        <w:t>showed the same tendency, but was without statistical significance (p&gt;0.052 at all 4 edges). Best values were achieved without temporal averaging, the maximal temporal averaging levels showed the lowest values (d was 2.1±1.3</w:t>
      </w:r>
      <w:ins w:id="109" w:author="Unknown Author" w:date="2016-11-24T20:34:00Z">
        <w:r>
          <w:rPr>
            <w:rFonts w:cs="Times New Roman" w:ascii="Times New Roman" w:hAnsi="Times New Roman"/>
            <w:bCs/>
            <w:lang w:val="en-GB"/>
          </w:rPr>
          <w:t xml:space="preserve"> </w:t>
        </w:r>
      </w:ins>
      <w:ins w:id="110" w:author="Unknown Author" w:date="2016-11-24T20:34:00Z">
        <w:r>
          <w:rPr>
            <w:rFonts w:cs="Times New Roman" w:ascii="Times New Roman" w:hAnsi="Times New Roman"/>
            <w:bCs/>
            <w:lang w:val="en-GB"/>
          </w:rPr>
          <w:t>mm</w:t>
        </w:r>
      </w:ins>
      <w:r>
        <w:rPr>
          <w:rFonts w:cs="Times New Roman" w:ascii="Times New Roman" w:hAnsi="Times New Roman"/>
          <w:bCs/>
          <w:lang w:val="en-GB"/>
        </w:rPr>
        <w:t xml:space="preserve"> without temporal averaging versus 2.5±1.4 </w:t>
      </w:r>
      <w:ins w:id="111" w:author="Unknown Author" w:date="2016-11-24T20:34:00Z">
        <w:r>
          <w:rPr>
            <w:rFonts w:cs="Times New Roman" w:ascii="Times New Roman" w:hAnsi="Times New Roman"/>
            <w:bCs/>
            <w:lang w:val="en-GB"/>
          </w:rPr>
          <w:t xml:space="preserve">mm </w:t>
        </w:r>
      </w:ins>
      <w:r>
        <w:rPr>
          <w:rFonts w:cs="Times New Roman" w:ascii="Times New Roman" w:hAnsi="Times New Roman"/>
          <w:bCs/>
          <w:lang w:val="en-GB"/>
        </w:rPr>
        <w:t xml:space="preserve">with maximal addition level), indicating the strongest reduction of contour sharpness. This goes in line with the visual impression of a “smooth edge” with reduced variation of HU within one contour of a single edge with increasing levels of temporal averaging (Figure 2).    </w:t>
      </w:r>
    </w:p>
    <w:p>
      <w:pPr>
        <w:pStyle w:val="Normal"/>
        <w:spacing w:lineRule="auto" w:line="360"/>
        <w:rPr>
          <w:rFonts w:ascii="Times New Roman" w:hAnsi="Times New Roman" w:cs="Times New Roman"/>
          <w:b/>
          <w:b/>
          <w:bCs/>
          <w:sz w:val="32"/>
          <w:szCs w:val="32"/>
          <w:u w:val="single"/>
          <w:lang w:val="en-GB"/>
        </w:rPr>
      </w:pPr>
      <w:r>
        <w:rPr>
          <w:rFonts w:cs="Times New Roman" w:ascii="Times New Roman" w:hAnsi="Times New Roman"/>
          <w:b/>
          <w:bCs/>
          <w:sz w:val="32"/>
          <w:szCs w:val="32"/>
          <w:u w:val="single"/>
          <w:lang w:val="en-GB"/>
        </w:rPr>
      </w:r>
    </w:p>
    <w:p>
      <w:pPr>
        <w:pStyle w:val="Normal"/>
        <w:spacing w:lineRule="auto" w:line="360"/>
        <w:rPr>
          <w:rFonts w:ascii="Times New Roman" w:hAnsi="Times New Roman" w:cs="Times New Roman"/>
          <w:b/>
          <w:b/>
          <w:bCs/>
          <w:sz w:val="32"/>
          <w:szCs w:val="32"/>
          <w:u w:val="single"/>
          <w:lang w:val="en-GB"/>
        </w:rPr>
      </w:pPr>
      <w:r>
        <w:rPr>
          <w:rFonts w:cs="Times New Roman" w:ascii="Times New Roman" w:hAnsi="Times New Roman"/>
          <w:b/>
          <w:bCs/>
          <w:sz w:val="32"/>
          <w:szCs w:val="32"/>
          <w:u w:val="single"/>
          <w:lang w:val="en-GB"/>
        </w:rPr>
        <w:t>Discussion</w:t>
      </w:r>
    </w:p>
    <w:p>
      <w:pPr>
        <w:pStyle w:val="Normal"/>
        <w:spacing w:lineRule="auto" w:line="360"/>
        <w:rPr/>
      </w:pPr>
      <w:r>
        <w:rPr>
          <w:rFonts w:cs="Times New Roman" w:ascii="Times New Roman" w:hAnsi="Times New Roman"/>
        </w:rPr>
        <w:t xml:space="preserve">The application of AIDR 3D and temporal averaging is a promising approach to improve the image quality of 4D dynamic CTP of the entire myocardium, but is characterized by a </w:t>
      </w:r>
      <w:commentRangeStart w:id="32"/>
      <w:r>
        <w:rPr>
          <w:rFonts w:cs="Times New Roman" w:ascii="Times New Roman" w:hAnsi="Times New Roman"/>
        </w:rPr>
        <w:t>slight</w:t>
      </w:r>
      <w:ins w:id="112" w:author="Carsten Kendziorra" w:date="2016-11-24T21:10:00Z">
        <w:r>
          <w:rPr>
            <w:rFonts w:cs="Times New Roman" w:ascii="Times New Roman" w:hAnsi="Times New Roman"/>
          </w:rPr>
        </w:r>
      </w:ins>
      <w:commentRangeEnd w:id="32"/>
      <w:r>
        <w:commentReference w:id="32"/>
      </w:r>
      <w:r>
        <w:rPr>
          <w:rFonts w:cs="Times New Roman" w:ascii="Times New Roman" w:hAnsi="Times New Roman"/>
        </w:rPr>
        <w:t xml:space="preserve"> deterioration of contour sharpness. In our analysis both </w:t>
      </w:r>
      <w:r>
        <w:rPr>
          <w:rFonts w:cs="Times New Roman" w:ascii="Times New Roman" w:hAnsi="Times New Roman"/>
          <w:lang w:val="en-GB"/>
        </w:rPr>
        <w:t xml:space="preserve">objective </w:t>
      </w:r>
      <w:r>
        <w:rPr>
          <w:rFonts w:cs="Times New Roman" w:ascii="Times New Roman" w:hAnsi="Times New Roman"/>
        </w:rPr>
        <w:t xml:space="preserve">contour sharpness parameters were slightly deteriorated for strong levels of AIDR 3D compared with FBP, and for increasing levels of temporal averaging. Contour sharpness analysis in this study is based on two different but complementary parameters, thereby following </w:t>
      </w:r>
      <w:commentRangeStart w:id="33"/>
      <w:r>
        <w:rPr>
          <w:rFonts w:cs="Times New Roman" w:ascii="Times New Roman" w:hAnsi="Times New Roman"/>
        </w:rPr>
        <w:t>established approaches</w:t>
      </w:r>
      <w:ins w:id="113" w:author="Carsten Kendziorra" w:date="2016-11-24T21:21:00Z">
        <w:r>
          <w:rPr>
            <w:rFonts w:cs="Times New Roman" w:ascii="Times New Roman" w:hAnsi="Times New Roman"/>
          </w:rPr>
        </w:r>
      </w:ins>
      <w:commentRangeEnd w:id="33"/>
      <w:r>
        <w:commentReference w:id="33"/>
      </w:r>
      <w:r>
        <w:rPr>
          <w:rFonts w:cs="Times New Roman" w:ascii="Times New Roman" w:hAnsi="Times New Roman"/>
        </w:rPr>
        <w:t xml:space="preserve"> </w:t>
      </w:r>
      <w:r>
        <w:fldChar w:fldCharType="begin"/>
      </w:r>
      <w:r>
        <w:instrText>ADDIN EN.CITE &lt;EndNote&gt;&lt;Cite&gt;&lt;Author&gt;Enders&lt;/Author&gt;&lt;Year&gt;2013&lt;/Year&gt;&lt;RecNum&gt;8&lt;/RecNum&gt;&lt;DisplayText&gt;[20]&lt;/DisplayText&gt;&lt;record&gt;&lt;rec-number&gt;8&lt;/rec-number&gt;&lt;foreign-keys&gt;&lt;key app="EN" db-id="a250wezzo95tr9esd28padtuzdrrtpder5da" timestamp="1479722049"&gt;8&lt;/key&gt;&lt;/foreign-keys&gt;&lt;ref-type name="Journal Article"&gt;17&lt;/ref-type&gt;&lt;contributors&gt;&lt;authors&gt;&lt;author&gt;Enders, J.&lt;/author&gt;&lt;author&gt;Rief, M.&lt;/author&gt;&lt;author&gt;Zimmermann, E.&lt;/author&gt;&lt;author&gt;Asbach, P.&lt;/author&gt;&lt;author&gt;Diederichs, G.&lt;/author&gt;&lt;author&gt;Wetz, C.&lt;/author&gt;&lt;author&gt;Siebert, E.&lt;/author&gt;&lt;author&gt;Wagner, M.&lt;/author&gt;&lt;author&gt;Hamm, B.&lt;/author&gt;&lt;author&gt;Dewey, M.&lt;/author&gt;&lt;/authors&gt;&lt;/contributors&gt;&lt;auth-address&gt;Department of Radiology, Charite, Medical School, Humboldt-Universitat zu Berlin and Freie Universitat Berlin, Germany.&lt;/auth-address&gt;&lt;titles&gt;&lt;title&gt;High-field open versus short-bore magnetic resonance imaging of the spine: a randomized controlled comparison of image quality&lt;/title&gt;&lt;secondary-title&gt;PLoS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83427&lt;/pages&gt;&lt;volume&gt;8&lt;/volume&gt;&lt;number&gt;12&lt;/number&gt;&lt;edition&gt;2014/01/07&lt;/edition&gt;&lt;keywords&gt;&lt;keyword&gt;Adult&lt;/keyword&gt;&lt;keyword&gt;Aged&lt;/keyword&gt;&lt;keyword&gt;Equipment Design&lt;/keyword&gt;&lt;keyword&gt;Female&lt;/keyword&gt;&lt;keyword&gt;Humans&lt;/keyword&gt;&lt;keyword&gt;Magnetic Resonance Imaging/*instrumentation/psychology/standards&lt;/keyword&gt;&lt;keyword&gt;Male&lt;/keyword&gt;&lt;keyword&gt;Middle Aged&lt;/keyword&gt;&lt;keyword&gt;Patient Compliance/psychology&lt;/keyword&gt;&lt;keyword&gt;Phobic Disorders/psychology&lt;/keyword&gt;&lt;keyword&gt;Prospective Studies&lt;/keyword&gt;&lt;keyword&gt;Spine/*pathology&lt;/keyword&gt;&lt;/keywords&gt;&lt;dates&gt;&lt;year&gt;2013&lt;/year&gt;&lt;/dates&gt;&lt;isbn&gt;1932-6203&lt;/isbn&gt;&lt;accession-num&gt;24391767&lt;/accession-num&gt;&lt;urls&gt;&lt;/urls&gt;&lt;custom2&gt;PMC3877023&lt;/custom2&gt;&lt;electronic-resource-num&gt;10.1371/journal.pone.0083427&lt;/electronic-resource-num&gt;&lt;remote-database-provider&gt;NLM&lt;/remote-database-provider&gt;&lt;language&gt;Eng&lt;/language&gt;&lt;/record&gt;&lt;/Cite&gt;&lt;/EndNote&gt;</w:instrText>
      </w:r>
      <w:r>
        <w:fldChar w:fldCharType="separate"/>
      </w:r>
      <w:bookmarkStart w:id="42" w:name="__Fieldmark__761_1036809251"/>
      <w:r>
        <w:rPr>
          <w:rFonts w:cs="Times New Roman" w:ascii="Times New Roman" w:hAnsi="Times New Roman"/>
        </w:rPr>
        <w:t>[</w:t>
      </w:r>
      <w:bookmarkStart w:id="43" w:name="__Fieldmark__5633_1773085499"/>
      <w:r>
        <w:rPr>
          <w:rFonts w:cs="Times New Roman" w:ascii="Times New Roman" w:hAnsi="Times New Roman"/>
        </w:rPr>
        <w:t>20]</w:t>
      </w:r>
      <w:r>
        <w:rPr>
          <w:rFonts w:cs="Times New Roman" w:ascii="Times New Roman" w:hAnsi="Times New Roman"/>
        </w:rPr>
      </w:r>
      <w:r>
        <w:fldChar w:fldCharType="end"/>
      </w:r>
      <w:bookmarkEnd w:id="42"/>
      <w:bookmarkEnd w:id="43"/>
      <w:r>
        <w:rPr>
          <w:rFonts w:cs="Times New Roman" w:ascii="Times New Roman" w:hAnsi="Times New Roman"/>
        </w:rPr>
        <w:t xml:space="preserve">. These quantitative image quality parameters were measured </w:t>
      </w:r>
      <w:commentRangeStart w:id="34"/>
      <w:r>
        <w:rPr>
          <w:rFonts w:cs="Times New Roman" w:ascii="Times New Roman" w:hAnsi="Times New Roman"/>
        </w:rPr>
        <w:t>at all relevant anatomical loca</w:t>
      </w:r>
      <w:ins w:id="114" w:author="Carsten Kendziorra" w:date="2016-11-24T21:24:00Z">
        <w:r>
          <w:rPr>
            <w:rFonts w:cs="Times New Roman" w:ascii="Times New Roman" w:hAnsi="Times New Roman"/>
          </w:rPr>
          <w:t>tions</w:t>
        </w:r>
      </w:ins>
      <w:del w:id="115" w:author="Carsten Kendziorra" w:date="2016-11-24T21:24:00Z">
        <w:r>
          <w:rPr>
            <w:rFonts w:cs="Times New Roman" w:ascii="Times New Roman" w:hAnsi="Times New Roman"/>
          </w:rPr>
          <w:delText>lizations</w:delText>
        </w:r>
      </w:del>
      <w:r>
        <w:rPr>
          <w:rFonts w:cs="Times New Roman" w:ascii="Times New Roman" w:hAnsi="Times New Roman"/>
        </w:rPr>
        <w:t xml:space="preserve"> for myocardial CT perfusion imaging</w:t>
      </w:r>
      <w:ins w:id="116" w:author="Carsten Kendziorra" w:date="2016-11-24T21:23:00Z">
        <w:r>
          <w:rPr>
            <w:rFonts w:cs="Times New Roman" w:ascii="Times New Roman" w:hAnsi="Times New Roman"/>
          </w:rPr>
        </w:r>
      </w:ins>
      <w:commentRangeEnd w:id="34"/>
      <w:r>
        <w:commentReference w:id="34"/>
      </w:r>
      <w:r>
        <w:rPr>
          <w:rFonts w:cs="Times New Roman" w:ascii="Times New Roman" w:hAnsi="Times New Roman"/>
        </w:rPr>
        <w:t>, thereby including all available edges of the left ventricular myocardium. Since deteriorated contour sharpness is expected to reduce the evaluability due to blurring of the structures, contour sharpness is supposed to be a very valuable quantitative parameter for image quality analysis.</w:t>
      </w:r>
    </w:p>
    <w:p>
      <w:pPr>
        <w:pStyle w:val="Normal"/>
        <w:spacing w:lineRule="auto" w:line="360"/>
        <w:rPr>
          <w:rFonts w:ascii="Times New Roman" w:hAnsi="Times New Roman" w:cs="Times New Roman"/>
        </w:rPr>
      </w:pPr>
      <w:r>
        <w:rPr>
          <w:rFonts w:cs="Times New Roman" w:ascii="Times New Roman" w:hAnsi="Times New Roman"/>
        </w:rPr>
      </w:r>
    </w:p>
    <w:p>
      <w:pPr>
        <w:pStyle w:val="Index"/>
        <w:spacing w:lineRule="auto" w:line="360"/>
        <w:rPr/>
      </w:pPr>
      <w:r>
        <w:rPr>
          <w:rFonts w:cs="Times New Roman" w:ascii="Times New Roman" w:hAnsi="Times New Roman"/>
        </w:rPr>
        <w:t xml:space="preserve">Currently, only limited data is available to prove feasibility of 4D dynamic CTP of the entire myocardium. </w:t>
      </w:r>
      <w:r>
        <w:rPr>
          <w:rStyle w:val="AbsatzStandardschriftart3"/>
          <w:rFonts w:cs="Times New Roman" w:ascii="Times New Roman" w:hAnsi="Times New Roman"/>
        </w:rPr>
        <w:t xml:space="preserve">There is one study with 32 </w:t>
      </w:r>
      <w:commentRangeStart w:id="35"/>
      <w:r>
        <w:rPr>
          <w:rStyle w:val="AbsatzStandardschriftart3"/>
          <w:rFonts w:cs="Times New Roman" w:ascii="Times New Roman" w:hAnsi="Times New Roman"/>
        </w:rPr>
        <w:t>Asian</w:t>
      </w:r>
      <w:ins w:id="117" w:author="Carsten Kendziorra" w:date="2016-11-24T21:25:00Z">
        <w:r>
          <w:rPr>
            <w:rStyle w:val="AbsatzStandardschriftart3"/>
            <w:rFonts w:cs="Times New Roman" w:ascii="Times New Roman" w:hAnsi="Times New Roman"/>
          </w:rPr>
        </w:r>
      </w:ins>
      <w:commentRangeEnd w:id="35"/>
      <w:r>
        <w:commentReference w:id="35"/>
      </w:r>
      <w:r>
        <w:rPr>
          <w:rStyle w:val="AbsatzStandardschriftart3"/>
          <w:rFonts w:cs="Times New Roman" w:ascii="Times New Roman" w:hAnsi="Times New Roman"/>
        </w:rPr>
        <w:t xml:space="preserve"> patients </w:t>
      </w:r>
      <w:r>
        <w:fldChar w:fldCharType="begin"/>
      </w:r>
      <w:r>
        <w:instrText>ADDIN EN.CITE &lt;EndNote&gt;&lt;Cite&gt;&lt;Author&gt;Kikuchi&lt;/Author&gt;&lt;Year&gt;2014&lt;/Year&gt;&lt;RecNum&gt;292&lt;/RecNum&gt;&lt;DisplayText&gt;[17]&lt;/DisplayText&gt;&lt;record&gt;&lt;rec-number&gt;292&lt;/rec-number&gt;&lt;foreign-keys&gt;&lt;key app="EN" db-id="xp02tvp9n5zd2rededqx0dz1td29dvxs9drv" timestamp="1468479387"&gt;292&lt;/key&gt;&lt;/foreign-keys&gt;&lt;ref-type name="Journal Article"&gt;17&lt;/ref-type&gt;&lt;contributors&gt;&lt;authors&gt;&lt;author&gt;Kikuchi, Y.&lt;/author&gt;&lt;author&gt;Oyama-Manabe, N.&lt;/author&gt;&lt;author&gt;Naya, M.&lt;/author&gt;&lt;author&gt;Manabe, O.&lt;/author&gt;&lt;author&gt;Tomiyama, Y.&lt;/author&gt;&lt;author&gt;Sasaki, T.&lt;/author&gt;&lt;author&gt;Katoh, C.&lt;/author&gt;&lt;author&gt;Kudo, K.&lt;/author&gt;&lt;author&gt;Tamaki, N.&lt;/author&gt;&lt;author&gt;Shirato, H.&lt;/author&gt;&lt;/authors&gt;&lt;/contributors&gt;&lt;titles&gt;&lt;title&gt;Quantification of myocardial blood flow using dynamic 320-row multi-detector CT as compared with ¹⁵O-H₂O PET&lt;/title&gt;&lt;secondary-title&gt;Eur Radiol&lt;/secondary-title&gt;&lt;/titles&gt;&lt;periodical&gt;&lt;full-title&gt;Eur Radiol&lt;/full-title&gt;&lt;/periodical&gt;&lt;pages&gt;1547-56&lt;/pages&gt;&lt;volume&gt;24&lt;/volume&gt;&lt;number&gt;7&lt;/number&gt;&lt;keywords&gt;&lt;keyword&gt;Adult&lt;/keyword&gt;&lt;keyword&gt;Aged&lt;/keyword&gt;&lt;keyword&gt;Coronary Artery Disease&lt;/keyword&gt;&lt;keyword&gt;Coronary Circulation&lt;/keyword&gt;&lt;keyword&gt;Female&lt;/keyword&gt;&lt;keyword&gt;Humans&lt;/keyword&gt;&lt;keyword&gt;Image Processing, Computer-Assisted&lt;/keyword&gt;&lt;keyword&gt;Male&lt;/keyword&gt;&lt;keyword&gt;Middle Aged&lt;/keyword&gt;&lt;keyword&gt;Multidetector Computed Tomography&lt;/keyword&gt;&lt;keyword&gt;Pilot Projects&lt;/keyword&gt;&lt;keyword&gt;Positron-Emission Tomography&lt;/keyword&gt;&lt;keyword&gt;Prospective Studies&lt;/keyword&gt;&lt;keyword&gt;Radiation Dosage&lt;/keyword&gt;&lt;keyword&gt;Regional Blood Flow&lt;/keyword&gt;&lt;keyword&gt;Reproducibility of Results&lt;/keyword&gt;&lt;/keywords&gt;&lt;dates&gt;&lt;year&gt;2014&lt;/year&gt;&lt;pub-dates&gt;&lt;date&gt;Jul&lt;/date&gt;&lt;/pub-dates&gt;&lt;/dates&gt;&lt;isbn&gt;1432-1084&lt;/isbn&gt;&lt;accession-num&gt;24744200&lt;/accession-num&gt;&lt;urls&gt;&lt;related-urls&gt;&lt;url&gt;https://www.ncbi.nlm.nih.gov/pubmed/24744200&lt;/url&gt;&lt;/related-urls&gt;&lt;/urls&gt;&lt;electronic-resource-num&gt;10.1007/s00330-014-3164-3&lt;/electronic-resource-num&gt;&lt;language&gt;eng&lt;/language&gt;&lt;/record&gt;&lt;/Cite&gt;&lt;/EndNote&gt;</w:instrText>
      </w:r>
      <w:r>
        <w:fldChar w:fldCharType="separate"/>
      </w:r>
      <w:bookmarkStart w:id="44" w:name="__Fieldmark__773_1036809251"/>
      <w:r>
        <w:rPr>
          <w:rStyle w:val="AbsatzStandardschriftart3"/>
          <w:rFonts w:cs="Times New Roman" w:ascii="Times New Roman" w:hAnsi="Times New Roman"/>
        </w:rPr>
        <w:t>[</w:t>
      </w:r>
      <w:bookmarkStart w:id="45" w:name="__Fieldmark__5645_1773085499"/>
      <w:r>
        <w:rPr>
          <w:rStyle w:val="AbsatzStandardschriftart3"/>
          <w:rFonts w:cs="Times New Roman" w:ascii="Times New Roman" w:hAnsi="Times New Roman"/>
        </w:rPr>
        <w:t>17]</w:t>
      </w:r>
      <w:r>
        <w:rPr>
          <w:rStyle w:val="AbsatzStandardschriftart3"/>
          <w:rFonts w:cs="Times New Roman" w:ascii="Times New Roman" w:hAnsi="Times New Roman"/>
        </w:rPr>
      </w:r>
      <w:r>
        <w:fldChar w:fldCharType="end"/>
      </w:r>
      <w:bookmarkEnd w:id="44"/>
      <w:bookmarkEnd w:id="45"/>
      <w:r>
        <w:rPr>
          <w:rStyle w:val="AbsatzStandardschriftart3"/>
          <w:rFonts w:cs="Times New Roman" w:ascii="Times New Roman" w:hAnsi="Times New Roman"/>
        </w:rPr>
        <w:t xml:space="preserve">, showing a good correlation of the myocardial blood flow and coronary flow reserve of 4D dynamic CTP compared with positron-emission tomography. In addition, the main results of this study published within the main manuscript considered further objective (noise, SNR and CNR) and subjective image quality parameters </w:t>
      </w:r>
      <w:r>
        <w:fldChar w:fldCharType="begin"/>
      </w:r>
      <w:r>
        <w:instrText>ADDIN EN.CITE &lt;EndNote&gt;&lt;Cite&gt;&lt;Author&gt;Feger&lt;/Author&gt;&lt;Year&gt;2016&lt;/Year&gt;&lt;RecNum&gt;6&lt;/RecNum&gt;&lt;DisplayText&gt;[18]&lt;/DisplayText&gt;&lt;record&gt;&lt;rec-number&gt;6&lt;/rec-number&gt;&lt;foreign-keys&gt;&lt;key app="EN" db-id="a250wezzo95tr9esd28padtuzdrrtpder5da" timestamp="1479719902"&gt;6&lt;/key&gt;&lt;/foreign-keys&gt;&lt;ref-type name="Journal Article"&gt;17&lt;/ref-type&gt;&lt;contributors&gt;&lt;authors&gt;&lt;author&gt;Feger, S.&lt;/author&gt;&lt;author&gt;Shaban, A.&lt;/author&gt;&lt;author&gt;Lukas, S.&lt;/author&gt;&lt;author&gt;Kendziorra, C.&lt;/author&gt;&lt;author&gt;Rief, M.&lt;/author&gt;&lt;author&gt;Zimmermann, E.&lt;/author&gt;&lt;author&gt;Dewey, M.&lt;/author&gt;&lt;/authors&gt;&lt;/contributors&gt;&lt;auth-address&gt;Department of Radiology, Charite Medical School Berlin, Chariteplatz 1, 10117, Berlin, Germany.&amp;#xD;, Berlin, Germany.&amp;#xD;Department of Radiology, Charite Medical School Berlin, Chariteplatz 1, 10117, Berlin, Germany. marc.dewey@charite.de.&lt;/auth-address&gt;&lt;titles&gt;&lt;title&gt;Temporal averaging for analysis of four-dimensional whole-heart computed tomography perfusion of the myocardium: proof-of-concept study&lt;/title&gt;&lt;secondary-title&gt;Int J Cardiovasc Imaging&lt;/secondary-title&gt;&lt;alt-title&gt;The international journal of cardiovascular imaging&lt;/alt-title&gt;&lt;/titles&gt;&lt;periodical&gt;&lt;full-title&gt;Int J Cardiovasc Imaging&lt;/full-title&gt;&lt;abbr-1&gt;The international journal of cardiovascular imaging&lt;/abbr-1&gt;&lt;/periodical&gt;&lt;alt-periodical&gt;&lt;full-title&gt;Int J Cardiovasc Imaging&lt;/full-title&gt;&lt;abbr-1&gt;The international journal of cardiovascular imaging&lt;/abbr-1&gt;&lt;/alt-periodical&gt;&lt;edition&gt;2016/11/11&lt;/edition&gt;&lt;keywords&gt;&lt;keyword&gt;Analysis&lt;/keyword&gt;&lt;keyword&gt;Computed tomography&lt;/keyword&gt;&lt;keyword&gt;Myocardium&lt;/keyword&gt;&lt;keyword&gt;Perfusion&lt;/keyword&gt;&lt;keyword&gt;Temporal averaging&lt;/keyword&gt;&lt;/keywords&gt;&lt;dates&gt;&lt;year&gt;2016&lt;/year&gt;&lt;pub-dates&gt;&lt;date&gt;Nov 10&lt;/date&gt;&lt;/pub-dates&gt;&lt;/dates&gt;&lt;isbn&gt;1569-5794&lt;/isbn&gt;&lt;accession-num&gt;27832419&lt;/accession-num&gt;&lt;urls&gt;&lt;/urls&gt;&lt;electronic-resource-num&gt;10.1007/s10554-016-1011-0&lt;/electronic-resource-num&gt;&lt;remote-database-provider&gt;NLM&lt;/remote-database-provider&gt;&lt;language&gt;Eng&lt;/language&gt;&lt;/record&gt;&lt;/Cite&gt;&lt;/EndNote&gt;</w:instrText>
      </w:r>
      <w:r>
        <w:fldChar w:fldCharType="separate"/>
      </w:r>
      <w:bookmarkStart w:id="46" w:name="__Fieldmark__781_1036809251"/>
      <w:r>
        <w:rPr>
          <w:rStyle w:val="AbsatzStandardschriftart3"/>
          <w:rFonts w:cs="Times New Roman" w:ascii="Times New Roman" w:hAnsi="Times New Roman"/>
        </w:rPr>
        <w:t>[</w:t>
      </w:r>
      <w:bookmarkStart w:id="47" w:name="__Fieldmark__5651_1773085499"/>
      <w:r>
        <w:rPr>
          <w:rStyle w:val="AbsatzStandardschriftart3"/>
          <w:rFonts w:cs="Times New Roman" w:ascii="Times New Roman" w:hAnsi="Times New Roman"/>
        </w:rPr>
        <w:t>18]</w:t>
      </w:r>
      <w:r>
        <w:rPr>
          <w:rStyle w:val="AbsatzStandardschriftart3"/>
          <w:rFonts w:cs="Times New Roman" w:ascii="Times New Roman" w:hAnsi="Times New Roman"/>
        </w:rPr>
      </w:r>
      <w:r>
        <w:fldChar w:fldCharType="end"/>
      </w:r>
      <w:bookmarkEnd w:id="46"/>
      <w:bookmarkEnd w:id="47"/>
      <w:r>
        <w:rPr>
          <w:rStyle w:val="AbsatzStandardschriftart3"/>
          <w:rFonts w:cs="Times New Roman" w:ascii="Times New Roman" w:hAnsi="Times New Roman"/>
        </w:rPr>
        <w:t xml:space="preserve">. For 4D dynamic CTP, multiple 3D datasets are acquired, in this study at least </w:t>
      </w:r>
      <w:commentRangeStart w:id="36"/>
      <w:r>
        <w:rPr>
          <w:rStyle w:val="AbsatzStandardschriftart3"/>
          <w:rFonts w:cs="Times New Roman" w:ascii="Times New Roman" w:hAnsi="Times New Roman"/>
        </w:rPr>
        <w:t>20</w:t>
      </w:r>
      <w:ins w:id="118" w:author="Carsten Kendziorra" w:date="2016-11-24T21:30:00Z">
        <w:r>
          <w:rPr>
            <w:rStyle w:val="AbsatzStandardschriftart3"/>
            <w:rFonts w:cs="Times New Roman" w:ascii="Times New Roman" w:hAnsi="Times New Roman"/>
          </w:rPr>
        </w:r>
      </w:ins>
      <w:commentRangeEnd w:id="36"/>
      <w:r>
        <w:commentReference w:id="36"/>
      </w:r>
      <w:r>
        <w:rPr>
          <w:rStyle w:val="AbsatzStandardschriftart3"/>
          <w:rFonts w:cs="Times New Roman" w:ascii="Times New Roman" w:hAnsi="Times New Roman"/>
        </w:rPr>
        <w:t xml:space="preserve"> heart beats per patient. While we scanned at relatively low dose for each single acquisition compared with the acquisition for CTA (</w:t>
      </w:r>
      <w:r>
        <w:rPr>
          <w:rStyle w:val="AbsatzStandardschriftart3"/>
          <w:rFonts w:cs="Times New Roman" w:ascii="Times New Roman" w:hAnsi="Times New Roman"/>
          <w:highlight w:val="yellow"/>
        </w:rPr>
        <w:t>Dosis-Werte</w:t>
      </w:r>
      <w:r>
        <w:rPr>
          <w:rStyle w:val="AbsatzStandardschriftart3"/>
          <w:rFonts w:cs="Times New Roman" w:ascii="Times New Roman" w:hAnsi="Times New Roman"/>
        </w:rPr>
        <w:t>), due to the multiple acquisitions the summed radiation dose is higher compared with a single shoot for CTA (</w:t>
      </w:r>
      <w:r>
        <w:rPr>
          <w:rStyle w:val="AbsatzStandardschriftart3"/>
          <w:rFonts w:cs="Times New Roman" w:ascii="Times New Roman" w:hAnsi="Times New Roman"/>
          <w:highlight w:val="yellow"/>
        </w:rPr>
        <w:t>Dosis</w:t>
      </w:r>
      <w:r>
        <w:rPr>
          <w:rStyle w:val="AbsatzStandardschriftart3"/>
          <w:rFonts w:cs="Times New Roman" w:ascii="Times New Roman" w:hAnsi="Times New Roman"/>
        </w:rPr>
        <w:t xml:space="preserve">). However, scanning at multiple time points ensures that the optimal time point to demark a perfusion defect cannot be missed. Despite this advantages, bridging the gap between low radiation dose and optimal image quality is a huge challenge for 4D dynamic CTP of the myocardium. Different approaches exist and have been applied in this analysis to optimize image quality without requiring the </w:t>
      </w:r>
      <w:commentRangeStart w:id="37"/>
      <w:r>
        <w:rPr>
          <w:rStyle w:val="AbsatzStandardschriftart3"/>
          <w:rFonts w:cs="Times New Roman" w:ascii="Times New Roman" w:hAnsi="Times New Roman"/>
        </w:rPr>
        <w:t>adjustment of scanning parameters</w:t>
      </w:r>
      <w:ins w:id="119" w:author="Carsten Kendziorra" w:date="2016-11-24T21:32:00Z">
        <w:r>
          <w:rPr>
            <w:rStyle w:val="AbsatzStandardschriftart3"/>
            <w:rFonts w:cs="Times New Roman" w:ascii="Times New Roman" w:hAnsi="Times New Roman"/>
          </w:rPr>
        </w:r>
      </w:ins>
      <w:commentRangeEnd w:id="37"/>
      <w:r>
        <w:commentReference w:id="37"/>
      </w:r>
      <w:r>
        <w:rPr>
          <w:rStyle w:val="AbsatzStandardschriftart3"/>
          <w:rFonts w:cs="Times New Roman" w:ascii="Times New Roman" w:hAnsi="Times New Roman"/>
        </w:rPr>
        <w:t xml:space="preserve"> which would result in increasing the radiation exposure: strong levels of AIDR 3D and temporal averaging of consecutive heart beats.</w:t>
      </w:r>
      <w:r>
        <w:rPr>
          <w:rFonts w:cs="Times New Roman" w:ascii="Times New Roman" w:hAnsi="Times New Roman"/>
        </w:rPr>
        <w:t xml:space="preserve"> </w:t>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pPr>
      <w:r>
        <w:rPr>
          <w:rFonts w:cs="Times New Roman" w:ascii="Times New Roman" w:hAnsi="Times New Roman"/>
        </w:rPr>
        <w:t xml:space="preserve">The AIDR 3D </w:t>
      </w:r>
      <w:r>
        <w:rPr>
          <w:rFonts w:ascii="Times New Roman" w:hAnsi="Times New Roman"/>
          <w:lang w:val="en-GB"/>
        </w:rPr>
        <w:t xml:space="preserve">algorithm uses a scanner and a statistical noise model in combination with a projection noise estimation in the raw data domain enabling the reduction of photon and electric noise. Subsequently, the initial reference image is produced and incorporated into the iteration cycle which is model-based and considers the anatomical region, including contours and edges, and the reconstruction kernel. After each iteration, the output image is being compared with the reference image with special regards to the contour which can be reconstructed from the initial FBP image (so called blending). Thus, this approach is expected not to relevantly deteriorating the imaging sharpness, since contour details are supposed to be considered for the final image. In our analysis, contour sharpness was slightly reduced, suggesting that the AIDR 3D algorithm </w:t>
      </w:r>
      <w:del w:id="120" w:author="Carsten Kendziorra" w:date="2016-11-24T21:40:00Z">
        <w:r>
          <w:rPr>
            <w:rFonts w:ascii="Times New Roman" w:hAnsi="Times New Roman"/>
            <w:lang w:val="en-GB"/>
          </w:rPr>
          <w:delText>incompletely/</w:delText>
        </w:r>
      </w:del>
      <w:r>
        <w:rPr>
          <w:rFonts w:ascii="Times New Roman" w:hAnsi="Times New Roman"/>
          <w:lang w:val="en-GB"/>
        </w:rPr>
        <w:t>imperfectly reconstructs the edges from the FBP image. Nevertheless, this effect was not strongly pronounced</w:t>
      </w:r>
      <w:del w:id="121" w:author="Carsten Kendziorra" w:date="2016-11-24T21:40:00Z">
        <w:r>
          <w:rPr>
            <w:rFonts w:ascii="Times New Roman" w:hAnsi="Times New Roman"/>
            <w:lang w:val="en-GB"/>
          </w:rPr>
          <w:delText>/outspoken</w:delText>
        </w:r>
      </w:del>
      <w:r>
        <w:rPr>
          <w:rFonts w:ascii="Times New Roman" w:hAnsi="Times New Roman"/>
          <w:lang w:val="en-GB"/>
        </w:rPr>
        <w:t xml:space="preserve">. A recent study of Feger et al. </w:t>
      </w:r>
      <w:r>
        <w:fldChar w:fldCharType="begin"/>
      </w:r>
      <w:r>
        <w:instrText>ADDIN EN.CITE.DATA</w:instrText>
      </w:r>
      <w:r>
        <w:fldChar w:fldCharType="separate"/>
      </w:r>
      <w:bookmarkStart w:id="48" w:name="__Fieldmark__808_1036809251"/>
      <w:r>
        <w:rPr>
          <w:rFonts w:ascii="Times New Roman" w:hAnsi="Times New Roman"/>
          <w:lang w:val="en-GB"/>
        </w:rPr>
      </w:r>
      <w:r>
        <w:rPr>
          <w:rFonts w:cs="Times New Roman" w:ascii="Times New Roman" w:hAnsi="Times New Roman"/>
          <w:lang w:val="en-GB"/>
        </w:rPr>
        <w:t>[</w:t>
      </w:r>
      <w:bookmarkStart w:id="49" w:name="__Fieldmark__5674_1773085499"/>
      <w:r>
        <w:rPr>
          <w:rFonts w:cs="Times New Roman" w:ascii="Times New Roman" w:hAnsi="Times New Roman"/>
          <w:lang w:val="en-GB"/>
        </w:rPr>
        <w:t>19]</w:t>
      </w:r>
      <w:r>
        <w:rPr>
          <w:rFonts w:ascii="Times New Roman" w:hAnsi="Times New Roman"/>
          <w:lang w:val="en-GB"/>
        </w:rPr>
      </w:r>
      <w:r>
        <w:fldChar w:fldCharType="end"/>
      </w:r>
      <w:bookmarkStart w:id="50" w:name="__Fieldmark__5675_1773085499"/>
      <w:bookmarkEnd w:id="48"/>
      <w:bookmarkEnd w:id="49"/>
      <w:bookmarkEnd w:id="50"/>
      <w:r>
        <w:rPr>
          <w:rFonts w:ascii="Times New Roman" w:hAnsi="Times New Roman"/>
          <w:lang w:val="en-GB"/>
        </w:rPr>
        <w:t xml:space="preserve"> analysed the influence of AIDR 3D levels on contour sharpness parameters </w:t>
      </w:r>
      <w:ins w:id="122" w:author="Carsten Kendziorra" w:date="2016-11-24T21:41:00Z">
        <w:r>
          <w:rPr>
            <w:rFonts w:ascii="Times New Roman" w:hAnsi="Times New Roman"/>
            <w:lang w:val="en-GB"/>
          </w:rPr>
          <w:t xml:space="preserve">of coronary arteries </w:t>
        </w:r>
      </w:ins>
      <w:r>
        <w:rPr>
          <w:rFonts w:ascii="Times New Roman" w:hAnsi="Times New Roman"/>
          <w:lang w:val="en-GB"/>
        </w:rPr>
        <w:t>for CTA and did not find a relevant difference between AIDR 3D and FBP. This could be due to the different characteristics of coronary arteries and the myocardium</w:t>
      </w:r>
      <w:ins w:id="123" w:author="Carsten Kendziorra" w:date="2016-11-24T21:42:00Z">
        <w:r>
          <w:rPr>
            <w:rFonts w:ascii="Times New Roman" w:hAnsi="Times New Roman"/>
            <w:lang w:val="en-GB"/>
          </w:rPr>
          <w:t xml:space="preserve">, </w:t>
        </w:r>
      </w:ins>
      <w:ins w:id="124" w:author="Carsten Kendziorra" w:date="2016-11-24T21:42:00Z">
        <w:r>
          <w:rPr>
            <w:rFonts w:ascii="Times New Roman" w:hAnsi="Times New Roman"/>
            <w:lang w:val="en-GB"/>
          </w:rPr>
          <w:t xml:space="preserve">such as the </w:t>
        </w:r>
      </w:ins>
      <w:ins w:id="125" w:author="Carsten Kendziorra" w:date="2016-11-24T21:43:00Z">
        <w:r>
          <w:rPr>
            <w:rFonts w:ascii="Times New Roman" w:hAnsi="Times New Roman"/>
            <w:lang w:val="en-GB"/>
          </w:rPr>
          <w:t xml:space="preserve">smoothness of </w:t>
        </w:r>
      </w:ins>
      <w:ins w:id="126" w:author="Carsten Kendziorra" w:date="2016-11-24T21:43:00Z">
        <w:r>
          <w:rPr>
            <w:rFonts w:eastAsia="Droid Sans Fallback" w:cs="FreeSans" w:ascii="Times New Roman" w:hAnsi="Times New Roman"/>
            <w:sz w:val="24"/>
            <w:szCs w:val="24"/>
            <w:lang w:val="en-GB" w:eastAsia="zh-CN" w:bidi="hi-IN"/>
          </w:rPr>
          <w:t>the</w:t>
        </w:r>
      </w:ins>
      <w:ins w:id="127" w:author="Carsten Kendziorra" w:date="2016-11-24T21:43:00Z">
        <w:r>
          <w:rPr>
            <w:rFonts w:ascii="Times New Roman" w:hAnsi="Times New Roman"/>
            <w:lang w:val="en-GB"/>
          </w:rPr>
          <w:t xml:space="preserve"> surfaces, as well as the</w:t>
        </w:r>
      </w:ins>
      <w:ins w:id="128" w:author="Carsten Kendziorra" w:date="2016-11-24T21:44:00Z">
        <w:r>
          <w:rPr>
            <w:rFonts w:ascii="Times New Roman" w:hAnsi="Times New Roman"/>
            <w:lang w:val="en-GB"/>
          </w:rPr>
          <w:t xml:space="preserve"> contrast of the object of interest and the </w:t>
        </w:r>
      </w:ins>
      <w:ins w:id="129" w:author="Carsten Kendziorra" w:date="2016-11-24T21:45:00Z">
        <w:r>
          <w:rPr>
            <w:rFonts w:ascii="Times New Roman" w:hAnsi="Times New Roman"/>
            <w:lang w:val="en-GB"/>
          </w:rPr>
          <w:t>adjacent</w:t>
        </w:r>
      </w:ins>
      <w:ins w:id="130" w:author="Carsten Kendziorra" w:date="2016-11-24T21:46:00Z">
        <w:r>
          <w:rPr>
            <w:rFonts w:ascii="Times New Roman" w:hAnsi="Times New Roman"/>
            <w:lang w:val="en-GB"/>
          </w:rPr>
          <w:t xml:space="preserve"> volume</w:t>
        </w:r>
      </w:ins>
      <w:r>
        <w:rPr>
          <w:rFonts w:ascii="Times New Roman" w:hAnsi="Times New Roman"/>
          <w:lang w:val="en-GB"/>
        </w:rPr>
        <w:t xml:space="preserve">. During CTA, the coronary arteries are very well contrasted, resulting in relatively sharp edges in general, whereas the myocardium for CTP is in general less contrasted. Another important difference are the used scanning parameters. Since dynamic 4D myocardial CTP is acquired at multiple </w:t>
      </w:r>
      <w:del w:id="131" w:author="Carsten Kendziorra" w:date="2016-11-24T21:47:00Z">
        <w:r>
          <w:rPr>
            <w:rFonts w:ascii="Times New Roman" w:hAnsi="Times New Roman"/>
            <w:lang w:val="en-GB"/>
          </w:rPr>
          <w:delText xml:space="preserve">time </w:delText>
        </w:r>
      </w:del>
      <w:r>
        <w:rPr>
          <w:rFonts w:ascii="Times New Roman" w:hAnsi="Times New Roman"/>
          <w:lang w:val="en-GB"/>
        </w:rPr>
        <w:t>points</w:t>
      </w:r>
      <w:ins w:id="132" w:author="Carsten Kendziorra" w:date="2016-11-24T21:47:00Z">
        <w:r>
          <w:rPr>
            <w:rFonts w:ascii="Times New Roman" w:hAnsi="Times New Roman"/>
            <w:lang w:val="en-GB"/>
          </w:rPr>
          <w:t xml:space="preserve"> </w:t>
        </w:r>
      </w:ins>
      <w:ins w:id="133" w:author="Carsten Kendziorra" w:date="2016-11-24T21:47:00Z">
        <w:r>
          <w:rPr>
            <w:rFonts w:ascii="Times New Roman" w:hAnsi="Times New Roman"/>
            <w:lang w:val="en-GB"/>
          </w:rPr>
          <w:t>of time</w:t>
        </w:r>
      </w:ins>
      <w:r>
        <w:rPr>
          <w:rFonts w:ascii="Times New Roman" w:hAnsi="Times New Roman"/>
          <w:lang w:val="en-GB"/>
        </w:rPr>
        <w:t>, scanning parameters for a single acquisition are reduced to meet the radiation exposure requirements for scanning real patients, resulting in higher image noise of the FBP image compared with the CTA acquisition. This could have an effect on the contour sharpness for the FBP image, as well as the contour sharpness differ</w:t>
      </w:r>
      <w:del w:id="134" w:author="Carsten Kendziorra" w:date="2016-11-24T14:30:00Z">
        <w:r>
          <w:rPr>
            <w:rFonts w:ascii="Times New Roman" w:hAnsi="Times New Roman"/>
            <w:lang w:val="en-GB"/>
          </w:rPr>
          <w:delText>ence</w:delText>
        </w:r>
      </w:del>
      <w:r>
        <w:rPr>
          <w:rFonts w:ascii="Times New Roman" w:hAnsi="Times New Roman"/>
          <w:lang w:val="en-GB"/>
        </w:rPr>
        <w:t>s if iterative reconstructions are applied.</w:t>
      </w:r>
    </w:p>
    <w:p>
      <w:pPr>
        <w:pStyle w:val="Normal"/>
        <w:spacing w:lineRule="auto" w:line="360"/>
        <w:rPr>
          <w:rFonts w:ascii="Times New Roman" w:hAnsi="Times New Roman"/>
          <w:lang w:val="en-GB"/>
        </w:rPr>
      </w:pPr>
      <w:r>
        <w:rPr>
          <w:rFonts w:ascii="Times New Roman" w:hAnsi="Times New Roman"/>
          <w:lang w:val="en-GB"/>
        </w:rPr>
      </w:r>
    </w:p>
    <w:p>
      <w:pPr>
        <w:pStyle w:val="Normal"/>
        <w:spacing w:lineRule="auto" w:line="360"/>
        <w:rPr/>
      </w:pPr>
      <w:r>
        <w:rPr>
          <w:rFonts w:ascii="Times New Roman" w:hAnsi="Times New Roman"/>
          <w:lang w:val="en-GB"/>
        </w:rPr>
        <w:t xml:space="preserve">In addition, we used temporal averaging by combining and overlapping different 3D CTP datasets acquired during consecutive heartbeats. The adjustment of the number of 3D datasets being incorporated for the resulting image results in different temporal averaging levels. Since the overlapped images are acquired at different time points, the resulting 3D dataset is supposed to more </w:t>
      </w:r>
      <w:bookmarkStart w:id="51" w:name="__DdeLink__1886_1036809251"/>
      <w:r>
        <w:rPr>
          <w:rFonts w:ascii="Times New Roman" w:hAnsi="Times New Roman"/>
          <w:lang w:val="en-GB"/>
        </w:rPr>
        <w:t>markedly</w:t>
      </w:r>
      <w:bookmarkEnd w:id="51"/>
      <w:r>
        <w:rPr>
          <w:rFonts w:ascii="Times New Roman" w:hAnsi="Times New Roman"/>
          <w:lang w:val="en-GB"/>
        </w:rPr>
        <w:t xml:space="preserve"> display</w:t>
      </w:r>
      <w:del w:id="135" w:author="Carsten Kendziorra" w:date="2016-11-24T21:49:00Z">
        <w:r>
          <w:rPr>
            <w:rFonts w:ascii="Times New Roman" w:hAnsi="Times New Roman"/>
            <w:lang w:val="en-GB"/>
          </w:rPr>
          <w:delText>ing</w:delText>
        </w:r>
      </w:del>
      <w:r>
        <w:rPr>
          <w:rFonts w:ascii="Times New Roman" w:hAnsi="Times New Roman"/>
          <w:lang w:val="en-GB"/>
        </w:rPr>
        <w:t xml:space="preserve"> perfusion abnormalities compared with the single images, since the optimal</w:t>
      </w:r>
      <w:del w:id="136" w:author="Carsten Kendziorra" w:date="2016-11-24T21:49:00Z">
        <w:r>
          <w:rPr>
            <w:rFonts w:ascii="Times New Roman" w:hAnsi="Times New Roman"/>
            <w:lang w:val="en-GB"/>
          </w:rPr>
          <w:delText xml:space="preserve"> time</w:delText>
        </w:r>
      </w:del>
      <w:r>
        <w:rPr>
          <w:rFonts w:ascii="Times New Roman" w:hAnsi="Times New Roman"/>
          <w:lang w:val="en-GB"/>
        </w:rPr>
        <w:t xml:space="preserve"> point </w:t>
      </w:r>
      <w:ins w:id="137" w:author="Carsten Kendziorra" w:date="2016-11-24T21:49:00Z">
        <w:r>
          <w:rPr>
            <w:rFonts w:ascii="Times New Roman" w:hAnsi="Times New Roman"/>
            <w:lang w:val="en-GB"/>
          </w:rPr>
          <w:t>of t</w:t>
        </w:r>
      </w:ins>
      <w:ins w:id="138" w:author="Carsten Kendziorra" w:date="2016-11-24T21:50:00Z">
        <w:r>
          <w:rPr>
            <w:rFonts w:ascii="Times New Roman" w:hAnsi="Times New Roman"/>
            <w:lang w:val="en-GB"/>
          </w:rPr>
          <w:t xml:space="preserve">ime </w:t>
        </w:r>
      </w:ins>
      <w:r>
        <w:rPr>
          <w:rFonts w:ascii="Times New Roman" w:hAnsi="Times New Roman"/>
          <w:lang w:val="en-GB"/>
        </w:rPr>
        <w:t xml:space="preserve">for detecting the deficit would always be displayed. </w:t>
      </w:r>
      <w:commentRangeStart w:id="38"/>
      <w:r>
        <w:rPr>
          <w:rFonts w:ascii="Times New Roman" w:hAnsi="Times New Roman"/>
          <w:lang w:val="en-GB"/>
        </w:rPr>
        <w:t>In general, the optimal time point which best demonstrates a perfusion deficit can only hardly be foreseen and thus, when analysing single acquisition images, the optimal</w:t>
      </w:r>
      <w:del w:id="139" w:author="Carsten Kendziorra" w:date="2016-11-24T21:50:00Z">
        <w:r>
          <w:rPr>
            <w:rFonts w:ascii="Times New Roman" w:hAnsi="Times New Roman"/>
            <w:lang w:val="en-GB"/>
          </w:rPr>
          <w:delText xml:space="preserve"> time </w:delText>
        </w:r>
      </w:del>
      <w:r>
        <w:rPr>
          <w:rFonts w:ascii="Times New Roman" w:hAnsi="Times New Roman"/>
          <w:lang w:val="en-GB"/>
        </w:rPr>
        <w:t>point</w:t>
      </w:r>
      <w:ins w:id="140" w:author="Carsten Kendziorra" w:date="2016-11-24T21:50:00Z">
        <w:r>
          <w:rPr>
            <w:rFonts w:ascii="Times New Roman" w:hAnsi="Times New Roman"/>
            <w:lang w:val="en-GB"/>
          </w:rPr>
          <w:t xml:space="preserve"> </w:t>
        </w:r>
      </w:ins>
      <w:ins w:id="141" w:author="Carsten Kendziorra" w:date="2016-11-24T21:50:00Z">
        <w:r>
          <w:rPr>
            <w:rFonts w:ascii="Times New Roman" w:hAnsi="Times New Roman"/>
            <w:lang w:val="en-GB"/>
          </w:rPr>
          <w:t>of time</w:t>
        </w:r>
      </w:ins>
      <w:r>
        <w:rPr>
          <w:rFonts w:ascii="Times New Roman" w:hAnsi="Times New Roman"/>
          <w:lang w:val="en-GB"/>
        </w:rPr>
        <w:t xml:space="preserve"> can easily be missed.</w:t>
      </w:r>
      <w:ins w:id="142" w:author="Carsten Kendziorra" w:date="2016-11-24T21:50:00Z">
        <w:r>
          <w:rPr>
            <w:rFonts w:ascii="Times New Roman" w:hAnsi="Times New Roman"/>
            <w:lang w:val="en-GB"/>
          </w:rPr>
        </w:r>
      </w:ins>
      <w:commentRangeEnd w:id="38"/>
      <w:r>
        <w:commentReference w:id="38"/>
      </w:r>
      <w:r>
        <w:rPr>
          <w:rFonts w:ascii="Times New Roman" w:hAnsi="Times New Roman"/>
          <w:lang w:val="en-GB"/>
        </w:rPr>
        <w:t xml:space="preserve">  </w:t>
      </w:r>
      <w:r>
        <w:rPr>
          <w:rFonts w:ascii="Times New Roman" w:hAnsi="Times New Roman"/>
        </w:rPr>
        <w:t>However, temporal averaging is supposed to reduce contour sharpness due to the overlap of multiple 3D datasets</w:t>
      </w:r>
      <w:ins w:id="143" w:author="Carsten Kendziorra" w:date="2016-11-24T21:52:00Z">
        <w:r>
          <w:rPr>
            <w:rFonts w:ascii="Times New Roman" w:hAnsi="Times New Roman"/>
          </w:rPr>
          <w:t xml:space="preserve"> </w:t>
        </w:r>
      </w:ins>
      <w:ins w:id="144" w:author="Carsten Kendziorra" w:date="2016-11-24T21:52:00Z">
        <w:r>
          <w:rPr>
            <w:rFonts w:ascii="Times New Roman" w:hAnsi="Times New Roman"/>
          </w:rPr>
          <w:t>and the motion of o</w:t>
        </w:r>
      </w:ins>
      <w:ins w:id="145" w:author="Carsten Kendziorra" w:date="2016-11-24T21:53:00Z">
        <w:r>
          <w:rPr>
            <w:rFonts w:ascii="Times New Roman" w:hAnsi="Times New Roman"/>
          </w:rPr>
          <w:t>bjects in between</w:t>
        </w:r>
      </w:ins>
      <w:r>
        <w:rPr>
          <w:rFonts w:ascii="Times New Roman" w:hAnsi="Times New Roman"/>
        </w:rPr>
        <w:t xml:space="preserve">. This was demonstrated in our study as well: With higher levels of temporal averaging contour sharpness parameters were </w:t>
      </w:r>
      <w:commentRangeStart w:id="39"/>
      <w:r>
        <w:rPr>
          <w:rFonts w:ascii="Times New Roman" w:hAnsi="Times New Roman"/>
        </w:rPr>
        <w:t>slightly</w:t>
      </w:r>
      <w:ins w:id="146" w:author="Carsten Kendziorra" w:date="2016-11-24T21:53:00Z">
        <w:r>
          <w:rPr>
            <w:rFonts w:ascii="Times New Roman" w:hAnsi="Times New Roman"/>
          </w:rPr>
        </w:r>
      </w:ins>
      <w:commentRangeEnd w:id="39"/>
      <w:r>
        <w:commentReference w:id="39"/>
      </w:r>
      <w:r>
        <w:rPr>
          <w:rFonts w:ascii="Times New Roman" w:hAnsi="Times New Roman"/>
        </w:rPr>
        <w:t xml:space="preserve"> reduced. In addition, in this study no motion correction approaches have been applied. Thus, even if scanning conditions are being optimized (no motion due to the patients’ breathing or body motion during the scan), motion of the heart cannot be fully prevented. As a consequence, it is obvious that with increasing temporal averaging levels the contours will be blurred, resulting in reduced contour sharpness parameters.  </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cs="Times New Roman" w:ascii="Times New Roman" w:hAnsi="Times New Roman"/>
        </w:rPr>
        <w:t>The influence of temporal averaging on further objective</w:t>
      </w:r>
      <w:ins w:id="147" w:author="Carsten Kendziorra" w:date="2016-11-24T21:53:00Z">
        <w:r>
          <w:rPr>
            <w:rFonts w:cs="Times New Roman" w:ascii="Times New Roman" w:hAnsi="Times New Roman"/>
          </w:rPr>
          <w:t>s</w:t>
        </w:r>
      </w:ins>
      <w:r>
        <w:rPr>
          <w:rFonts w:cs="Times New Roman" w:ascii="Times New Roman" w:hAnsi="Times New Roman"/>
        </w:rPr>
        <w:t xml:space="preserve"> (including signal, noise, SNR and CNR) and subjective image quality parameters (subjective quality, motion and evaluability of perfusion defects) was already analysed within the main study, and they were most advantageous for medium temporal averaging levels (averaging of 3 consecutive 3D datasets).  Image quality parameters were worse for stronger temporal averaging levels covering more than 3 3D datasets, especially with regards to the CNR values. In the clinical context, the results of the main study and this substudy are complementary and need to be seen as a whole. While contour sharpness was reduced with increasing levels of temporal averaging, best performance with regards to objective and subjective image quality parameters was achieved with medium levels of temporal averaging. Probably, the effect of reduced contour sharpness is too </w:t>
      </w:r>
      <w:ins w:id="148" w:author="Carsten Kendziorra" w:date="2016-11-24T21:54:00Z">
        <w:r>
          <w:rPr>
            <w:rFonts w:cs="Times New Roman" w:ascii="Times New Roman" w:hAnsi="Times New Roman"/>
          </w:rPr>
          <w:t>little pronounced</w:t>
        </w:r>
      </w:ins>
      <w:del w:id="149" w:author="Carsten Kendziorra" w:date="2016-11-24T21:54:00Z">
        <w:r>
          <w:rPr>
            <w:rFonts w:cs="Times New Roman" w:ascii="Times New Roman" w:hAnsi="Times New Roman"/>
          </w:rPr>
          <w:delText>less outspoken</w:delText>
        </w:r>
      </w:del>
      <w:r>
        <w:rPr>
          <w:rFonts w:cs="Times New Roman" w:ascii="Times New Roman" w:hAnsi="Times New Roman"/>
        </w:rPr>
        <w:t xml:space="preserve"> for deteriorating the overall image quality and evaluability of medium temporal averaging levels. </w:t>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pPr>
      <w:r>
        <w:rPr>
          <w:rFonts w:cs="Times New Roman" w:ascii="Times New Roman" w:hAnsi="Times New Roman"/>
        </w:rPr>
        <w:t>Limitations of this manuscript include the small sample size of only 29 patients. In this work, we did not use motion correction, which would improve the contour sharpness especially for higher levels of temporal averaging. Even though we minimized motion of the patients</w:t>
      </w:r>
      <w:ins w:id="150" w:author="Carsten Kendziorra" w:date="2016-11-24T21:56:00Z">
        <w:r>
          <w:rPr>
            <w:rFonts w:cs="Times New Roman" w:ascii="Times New Roman" w:hAnsi="Times New Roman"/>
          </w:rPr>
          <w:t xml:space="preserve"> </w:t>
        </w:r>
      </w:ins>
      <w:ins w:id="151" w:author="Carsten Kendziorra" w:date="2016-11-24T21:56:00Z">
        <w:r>
          <w:rPr>
            <w:rFonts w:cs="Times New Roman" w:ascii="Times New Roman" w:hAnsi="Times New Roman"/>
          </w:rPr>
          <w:t>during image acquisition</w:t>
        </w:r>
      </w:ins>
      <w:r>
        <w:rPr>
          <w:rFonts w:cs="Times New Roman" w:ascii="Times New Roman" w:hAnsi="Times New Roman"/>
        </w:rPr>
        <w:t xml:space="preserve"> with a very careful patient preparation, it is not possible to completely avoid the motion of the patients` heart. </w:t>
      </w:r>
      <w:commentRangeStart w:id="40"/>
      <w:r>
        <w:rPr>
          <w:rFonts w:cs="Times New Roman" w:ascii="Times New Roman" w:hAnsi="Times New Roman"/>
        </w:rPr>
        <w:t>It would have been interesting</w:t>
      </w:r>
      <w:ins w:id="152" w:author="Carsten Kendziorra" w:date="2016-11-24T22:00:00Z">
        <w:r>
          <w:rPr>
            <w:rFonts w:cs="Times New Roman" w:ascii="Times New Roman" w:hAnsi="Times New Roman"/>
          </w:rPr>
        </w:r>
      </w:ins>
      <w:commentRangeEnd w:id="40"/>
      <w:r>
        <w:commentReference w:id="40"/>
      </w:r>
      <w:r>
        <w:rPr>
          <w:rFonts w:cs="Times New Roman" w:ascii="Times New Roman" w:hAnsi="Times New Roman"/>
        </w:rPr>
        <w:t xml:space="preserve"> to compare temporally averaged datasets, which are motion corrected with regards to their influence of the contour sharpness that is supposed to be improved compared with non-motion corrected images. In addition, in this analysis we only used </w:t>
      </w:r>
      <w:commentRangeStart w:id="41"/>
      <w:r>
        <w:rPr>
          <w:rFonts w:cs="Times New Roman" w:ascii="Times New Roman" w:hAnsi="Times New Roman"/>
        </w:rPr>
        <w:t>one</w:t>
      </w:r>
      <w:ins w:id="153" w:author="Carsten Kendziorra" w:date="2016-11-24T22:02:00Z">
        <w:r>
          <w:rPr>
            <w:rFonts w:cs="Times New Roman" w:ascii="Times New Roman" w:hAnsi="Times New Roman"/>
          </w:rPr>
        </w:r>
      </w:ins>
      <w:commentRangeEnd w:id="41"/>
      <w:r>
        <w:commentReference w:id="41"/>
      </w:r>
      <w:r>
        <w:rPr>
          <w:rFonts w:cs="Times New Roman" w:ascii="Times New Roman" w:hAnsi="Times New Roman"/>
        </w:rPr>
        <w:t xml:space="preserve"> objective parameter, which cannot cover all aspects of image quality. Therefore, we evaluated the results of this work in the context of the results of the main manuscript to cover multiple objective and subjective aspects. Our scanning parameters were relatively low at 100 kV and 150 mA, which as a reasonable approach in clinical practice, since the aim in real patients is to reduce the radiation exposure to values as low as possible. However, the adjustment of scanning parameters will have an influence on the performance and image quality of AIDR 3D and temporal averaging in general, and with special regards to the ability of preserving contour sharpness. There are different more approaches to deal with multiple datasets. It would be interesting to compare further approaches with special regards to their influence on image quality parameters in 4D CTP of the myocardium. </w:t>
      </w:r>
    </w:p>
    <w:p>
      <w:pPr>
        <w:pStyle w:val="Normal"/>
        <w:spacing w:lineRule="auto" w:line="360"/>
        <w:rPr/>
      </w:pPr>
      <w:r>
        <w:rPr>
          <w:rFonts w:cs="Times New Roman" w:ascii="Times New Roman" w:hAnsi="Times New Roman"/>
        </w:rPr>
        <w:t xml:space="preserve">As a conclusion, the image quality of 4D dynamic myocardial CTP can be improved by applying AIDR 3D and temporal averaging. With both approaches, the contour sharpness of the myocardium is slightly reduced, but this is less </w:t>
      </w:r>
      <w:del w:id="154" w:author="Carsten Kendziorra" w:date="2016-11-24T22:05:00Z">
        <w:r>
          <w:rPr>
            <w:rFonts w:cs="Times New Roman" w:ascii="Times New Roman" w:hAnsi="Times New Roman"/>
          </w:rPr>
          <w:delText>outspoken</w:delText>
        </w:r>
      </w:del>
      <w:ins w:id="155" w:author="Carsten Kendziorra" w:date="2016-11-24T22:05:00Z">
        <w:r>
          <w:rPr>
            <w:rFonts w:cs="Times New Roman" w:ascii="Times New Roman" w:hAnsi="Times New Roman"/>
          </w:rPr>
          <w:t>pronounced</w:t>
        </w:r>
      </w:ins>
      <w:r>
        <w:rPr>
          <w:rFonts w:cs="Times New Roman" w:ascii="Times New Roman" w:hAnsi="Times New Roman"/>
        </w:rPr>
        <w:t xml:space="preserve"> than the advantageous effect on further objective and subjective image quality parameters. The additional value of applying motion correction on the preservation of contour sharpness and contour details has not been evaluated so far und could provide further advantages if combined with temporal averaging. </w:t>
      </w:r>
    </w:p>
    <w:p>
      <w:pPr>
        <w:pStyle w:val="Normal"/>
        <w:spacing w:lineRule="auto" w:line="360"/>
        <w:rPr>
          <w:rFonts w:ascii="Times New Roman" w:hAnsi="Times New Roman" w:cs="Times New Roman"/>
        </w:rPr>
      </w:pPr>
      <w:r>
        <w:rPr>
          <w:rFonts w:cs="Times New Roman" w:ascii="Times New Roman" w:hAnsi="Times New Roman"/>
        </w:rPr>
      </w:r>
      <w:r>
        <w:br w:type="page"/>
      </w:r>
    </w:p>
    <w:p>
      <w:pPr>
        <w:pStyle w:val="Index"/>
        <w:spacing w:lineRule="auto" w:line="360"/>
        <w:rPr>
          <w:rFonts w:ascii="Times New Roman" w:hAnsi="Times New Roman" w:cs="Times New Roman"/>
        </w:rPr>
      </w:pPr>
      <w:r>
        <w:rPr>
          <w:rFonts w:cs="Times New Roman" w:ascii="Times New Roman" w:hAnsi="Times New Roman"/>
          <w:b/>
          <w:sz w:val="32"/>
          <w:szCs w:val="32"/>
          <w:u w:val="single"/>
        </w:rPr>
        <w:t>Tables</w:t>
      </w:r>
    </w:p>
    <w:p>
      <w:pPr>
        <w:pStyle w:val="Normal"/>
        <w:widowControl/>
        <w:suppressAutoHyphens w:val="false"/>
        <w:spacing w:lineRule="auto" w:line="276" w:before="0" w:after="200"/>
        <w:rPr>
          <w:rFonts w:ascii="Times New Roman" w:hAnsi="Times New Roman" w:cs="Times New Roman"/>
          <w:b/>
          <w:b/>
          <w:lang w:val="de-DE"/>
        </w:rPr>
      </w:pPr>
      <w:r>
        <w:rPr>
          <w:rFonts w:cs="Times New Roman" w:ascii="Times New Roman" w:hAnsi="Times New Roman"/>
          <w:b/>
          <w:lang w:val="de-DE"/>
        </w:rPr>
        <w:t>Table 1</w:t>
      </w:r>
    </w:p>
    <w:tbl>
      <w:tblPr>
        <w:tblW w:w="5000" w:type="pct"/>
        <w:jc w:val="left"/>
        <w:tblInd w:w="0" w:type="dxa"/>
        <w:tblBorders>
          <w:bottom w:val="single" w:sz="4" w:space="0" w:color="00000A"/>
          <w:insideH w:val="single" w:sz="4" w:space="0" w:color="00000A"/>
        </w:tblBorders>
        <w:tblCellMar>
          <w:top w:w="0" w:type="dxa"/>
          <w:left w:w="70" w:type="dxa"/>
          <w:bottom w:w="0" w:type="dxa"/>
          <w:right w:w="70" w:type="dxa"/>
        </w:tblCellMar>
        <w:tblLook w:val="04a0" w:noVBand="1" w:noHBand="0" w:lastColumn="0" w:firstColumn="1" w:lastRow="0" w:firstRow="1"/>
      </w:tblPr>
      <w:tblGrid>
        <w:gridCol w:w="2112"/>
        <w:gridCol w:w="2849"/>
        <w:gridCol w:w="2286"/>
        <w:gridCol w:w="2112"/>
      </w:tblGrid>
      <w:tr>
        <w:trPr>
          <w:trHeight w:val="300" w:hRule="atLeast"/>
        </w:trPr>
        <w:tc>
          <w:tcPr>
            <w:tcW w:w="2112" w:type="dxa"/>
            <w:tcBorders>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Feature</w:t>
            </w:r>
          </w:p>
        </w:tc>
        <w:tc>
          <w:tcPr>
            <w:tcW w:w="2849"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tcBorders>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commentRangeStart w:id="42"/>
            <w:r>
              <w:rPr>
                <w:rFonts w:eastAsia="Times New Roman" w:cs="Times New Roman" w:ascii="Times New Roman" w:hAnsi="Times New Roman"/>
                <w:color w:val="000000"/>
                <w:lang w:val="de-DE" w:eastAsia="de-DE" w:bidi="ar-SA"/>
              </w:rPr>
              <w:t> </w:t>
            </w:r>
          </w:p>
        </w:tc>
        <w:tc>
          <w:tcPr>
            <w:tcW w:w="2112" w:type="dxa"/>
            <w:tcBorders>
              <w:bottom w:val="single" w:sz="4" w:space="0" w:color="00000A"/>
              <w:insideH w:val="single" w:sz="4" w:space="0" w:color="00000A"/>
            </w:tcBorders>
            <w:shd w:color="auto" w:fill="auto" w:val="clear"/>
            <w:vAlign w:val="bottom"/>
          </w:tcPr>
          <w:p>
            <w:pPr>
              <w:pStyle w:val="Normal"/>
              <w:widowControl/>
              <w:suppressAutoHyphens w:val="false"/>
              <w:rPr/>
            </w:pPr>
            <w:r>
              <w:rPr>
                <w:rFonts w:eastAsia="Times New Roman" w:cs="Times New Roman" w:ascii="Times New Roman" w:hAnsi="Times New Roman"/>
                <w:color w:val="000000"/>
                <w:lang w:val="de-DE" w:eastAsia="de-DE" w:bidi="ar-SA"/>
              </w:rPr>
              <w:t> </w:t>
            </w:r>
            <w:ins w:id="156" w:author="Carsten Kendziorra" w:date="2016-11-24T22:05:00Z">
              <w:commentRangeEnd w:id="42"/>
              <w:r>
                <w:commentReference w:id="42"/>
              </w:r>
              <w:r>
                <w:rPr>
                  <w:rFonts w:eastAsia="Times New Roman" w:cs="Times New Roman" w:ascii="Times New Roman" w:hAnsi="Times New Roman"/>
                  <w:color w:val="000000"/>
                  <w:lang w:val="de-DE" w:eastAsia="de-DE" w:bidi="ar-SA"/>
                </w:rPr>
              </w:r>
            </w:ins>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Age</w:t>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63,7</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±11,4</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Sex</w:t>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Female</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(10%)</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Male</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26</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(90%)</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BMI</w:t>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26,5</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±6,2</w:t>
            </w:r>
          </w:p>
        </w:tc>
      </w:tr>
      <w:tr>
        <w:trPr>
          <w:trHeight w:val="300" w:hRule="atLeast"/>
        </w:trPr>
        <w:tc>
          <w:tcPr>
            <w:tcW w:w="4961" w:type="dxa"/>
            <w:gridSpan w:val="2"/>
            <w:tcBorders>
              <w:top w:val="single" w:sz="4" w:space="0" w:color="00000A"/>
              <w:bottom w:val="single" w:sz="4" w:space="0" w:color="00000A"/>
              <w:right w:val="single" w:sz="4" w:space="0" w:color="000001"/>
              <w:insideH w:val="single" w:sz="4" w:space="0" w:color="00000A"/>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Premedication</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Atenolol</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20</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(69%)</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Dose</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97,5</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±35,3</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Ivabradin</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(10%)</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Dose</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6,7</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±2,9</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I.v. beta blockers</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(21%)</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Dose</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350,0</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pPr>
            <w:r>
              <w:rPr>
                <w:rFonts w:eastAsia="Times New Roman" w:cs="Times New Roman" w:ascii="Times New Roman" w:hAnsi="Times New Roman"/>
                <w:color w:val="000000"/>
                <w:lang w:val="de-DE" w:eastAsia="de-DE" w:bidi="ar-SA"/>
              </w:rPr>
              <w:t>±20</w:t>
            </w:r>
            <w:commentRangeStart w:id="43"/>
            <w:r>
              <w:rPr>
                <w:rFonts w:eastAsia="Times New Roman" w:cs="Times New Roman" w:ascii="Times New Roman" w:hAnsi="Times New Roman"/>
                <w:color w:val="000000"/>
                <w:lang w:val="de-DE" w:eastAsia="de-DE" w:bidi="ar-SA"/>
              </w:rPr>
              <w:t>7,4</w:t>
            </w:r>
            <w:ins w:id="157" w:author="Carsten Kendziorra" w:date="2016-11-24T22:06:00Z">
              <w:commentRangeEnd w:id="43"/>
              <w:r>
                <w:commentReference w:id="43"/>
              </w:r>
              <w:r>
                <w:rPr>
                  <w:rFonts w:eastAsia="Times New Roman" w:cs="Times New Roman" w:ascii="Times New Roman" w:hAnsi="Times New Roman"/>
                  <w:color w:val="000000"/>
                  <w:lang w:val="de-DE" w:eastAsia="de-DE" w:bidi="ar-SA"/>
                </w:rPr>
              </w:r>
            </w:ins>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Angina</w:t>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Typical</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11</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(38%)</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Atypical</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5</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(17%)</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Thoracic pain</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9</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(31%)</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No pain</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4</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(14%)</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Dyspnea</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10</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(34%)</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CCS</w:t>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 </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lang w:val="de-DE" w:eastAsia="de-DE" w:bidi="ar-SA"/>
              </w:rPr>
            </w:pPr>
            <w:r>
              <w:rPr>
                <w:rFonts w:eastAsia="Times New Roman" w:cs="Times New Roman" w:ascii="Times New Roman" w:hAnsi="Times New Roman"/>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0</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12</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(41%)</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I</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(21%)</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II</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9</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(31%)</w:t>
            </w:r>
          </w:p>
        </w:tc>
      </w:tr>
      <w:tr>
        <w:trPr>
          <w:trHeight w:val="300" w:hRule="atLeast"/>
        </w:trPr>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right"/>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r>
          </w:p>
        </w:tc>
        <w:tc>
          <w:tcPr>
            <w:tcW w:w="2849" w:type="dxa"/>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widowControl/>
              <w:suppressAutoHyphens w:val="false"/>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III</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(7%)</w:t>
            </w:r>
          </w:p>
        </w:tc>
      </w:tr>
      <w:tr>
        <w:trPr>
          <w:trHeight w:val="300" w:hRule="atLeast"/>
        </w:trPr>
        <w:tc>
          <w:tcPr>
            <w:tcW w:w="4961" w:type="dxa"/>
            <w:gridSpan w:val="2"/>
            <w:tcBorders>
              <w:top w:val="single" w:sz="4" w:space="0" w:color="00000A"/>
              <w:bottom w:val="single" w:sz="4" w:space="0" w:color="00000A"/>
              <w:right w:val="single" w:sz="4" w:space="0" w:color="000001"/>
              <w:insideH w:val="single" w:sz="4" w:space="0" w:color="00000A"/>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Cardiac insufficiency</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w:t>
            </w:r>
          </w:p>
        </w:tc>
      </w:tr>
      <w:tr>
        <w:trPr>
          <w:trHeight w:val="300" w:hRule="atLeast"/>
        </w:trPr>
        <w:tc>
          <w:tcPr>
            <w:tcW w:w="4961" w:type="dxa"/>
            <w:gridSpan w:val="2"/>
            <w:tcBorders>
              <w:top w:val="single" w:sz="4" w:space="0" w:color="00000A"/>
              <w:bottom w:val="single" w:sz="4" w:space="0" w:color="00000A"/>
              <w:right w:val="single" w:sz="4" w:space="0" w:color="000001"/>
              <w:insideH w:val="single" w:sz="4" w:space="0" w:color="00000A"/>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
                <w:i/>
                <w:iCs/>
                <w:color w:val="000000"/>
                <w:lang w:val="de-DE" w:eastAsia="de-DE" w:bidi="ar-SA"/>
              </w:rPr>
            </w:pPr>
            <w:r>
              <w:rPr>
                <w:rFonts w:eastAsia="Times New Roman" w:cs="Times New Roman" w:ascii="Times New Roman" w:hAnsi="Times New Roman"/>
                <w:i/>
                <w:iCs/>
                <w:color w:val="000000"/>
                <w:lang w:val="de-DE" w:eastAsia="de-DE" w:bidi="ar-SA"/>
              </w:rPr>
              <w:t>Previous myocardial infarct</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18</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(62%)</w:t>
            </w:r>
          </w:p>
        </w:tc>
      </w:tr>
      <w:tr>
        <w:trPr>
          <w:trHeight w:val="300" w:hRule="atLeast"/>
        </w:trPr>
        <w:tc>
          <w:tcPr>
            <w:tcW w:w="4961" w:type="dxa"/>
            <w:gridSpan w:val="2"/>
            <w:tcBorders>
              <w:top w:val="single" w:sz="4" w:space="0" w:color="00000A"/>
              <w:bottom w:val="single" w:sz="4" w:space="0" w:color="00000A"/>
              <w:right w:val="single" w:sz="4" w:space="0" w:color="000001"/>
              <w:insideH w:val="single" w:sz="4" w:space="0" w:color="00000A"/>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Cs/>
                <w:color w:val="000000"/>
                <w:lang w:val="de-DE" w:eastAsia="de-DE" w:bidi="ar-SA"/>
              </w:rPr>
            </w:pPr>
            <w:r>
              <w:rPr>
                <w:rFonts w:eastAsia="Times New Roman" w:cs="Times New Roman" w:ascii="Times New Roman" w:hAnsi="Times New Roman"/>
                <w:i/>
                <w:iCs/>
                <w:color w:val="000000"/>
                <w:lang w:val="de-DE" w:eastAsia="de-DE" w:bidi="ar-SA"/>
              </w:rPr>
              <w:t xml:space="preserve">CTA       </w:t>
            </w:r>
            <w:r>
              <w:rPr>
                <w:rFonts w:eastAsia="Times New Roman" w:cs="Times New Roman" w:ascii="Times New Roman" w:hAnsi="Times New Roman"/>
                <w:iCs/>
                <w:color w:val="000000"/>
                <w:lang w:val="de-DE" w:eastAsia="de-DE" w:bidi="ar-SA"/>
              </w:rPr>
              <w:t xml:space="preserve">                     mA</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358,6</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±59,9</w:t>
            </w:r>
          </w:p>
        </w:tc>
      </w:tr>
      <w:tr>
        <w:trPr>
          <w:trHeight w:val="300" w:hRule="atLeast"/>
        </w:trPr>
        <w:tc>
          <w:tcPr>
            <w:tcW w:w="4961" w:type="dxa"/>
            <w:gridSpan w:val="2"/>
            <w:tcBorders>
              <w:top w:val="single" w:sz="4" w:space="0" w:color="00000A"/>
              <w:bottom w:val="single" w:sz="4" w:space="0" w:color="00000A"/>
              <w:right w:val="single" w:sz="4" w:space="0" w:color="000001"/>
              <w:insideH w:val="single" w:sz="4" w:space="0" w:color="00000A"/>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Cs/>
                <w:color w:val="000000"/>
                <w:lang w:val="de-DE" w:eastAsia="de-DE" w:bidi="ar-SA"/>
              </w:rPr>
            </w:pPr>
            <w:r>
              <w:rPr>
                <w:rFonts w:eastAsia="Times New Roman" w:cs="Times New Roman" w:ascii="Times New Roman" w:hAnsi="Times New Roman"/>
                <w:i/>
                <w:iCs/>
                <w:color w:val="000000"/>
                <w:lang w:val="de-DE" w:eastAsia="de-DE" w:bidi="ar-SA"/>
              </w:rPr>
              <w:t xml:space="preserve">                                  </w:t>
            </w:r>
            <w:r>
              <w:rPr>
                <w:rFonts w:eastAsia="Times New Roman" w:cs="Times New Roman" w:ascii="Times New Roman" w:hAnsi="Times New Roman"/>
                <w:iCs/>
                <w:color w:val="000000"/>
                <w:lang w:val="de-DE" w:eastAsia="de-DE" w:bidi="ar-SA"/>
              </w:rPr>
              <w:t xml:space="preserve">  </w:t>
            </w:r>
            <w:r>
              <w:rPr>
                <w:rFonts w:eastAsia="Times New Roman" w:cs="Times New Roman" w:ascii="Times New Roman" w:hAnsi="Times New Roman"/>
                <w:iCs/>
                <w:color w:val="000000"/>
                <w:lang w:val="de-DE" w:eastAsia="de-DE" w:bidi="ar-SA"/>
              </w:rPr>
              <w:t>kV</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119,8</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±4,7</w:t>
            </w:r>
          </w:p>
        </w:tc>
      </w:tr>
      <w:tr>
        <w:trPr>
          <w:trHeight w:val="300" w:hRule="atLeast"/>
        </w:trPr>
        <w:tc>
          <w:tcPr>
            <w:tcW w:w="4961" w:type="dxa"/>
            <w:gridSpan w:val="2"/>
            <w:tcBorders>
              <w:top w:val="single" w:sz="4" w:space="0" w:color="00000A"/>
              <w:bottom w:val="single" w:sz="4" w:space="0" w:color="00000A"/>
              <w:right w:val="single" w:sz="4" w:space="0" w:color="000001"/>
              <w:insideH w:val="single" w:sz="4" w:space="0" w:color="00000A"/>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Cs/>
                <w:color w:val="000000"/>
                <w:lang w:val="de-DE" w:eastAsia="de-DE" w:bidi="ar-SA"/>
              </w:rPr>
            </w:pPr>
            <w:r>
              <w:rPr>
                <w:rFonts w:eastAsia="Times New Roman" w:cs="Times New Roman" w:ascii="Times New Roman" w:hAnsi="Times New Roman"/>
                <w:i/>
                <w:iCs/>
                <w:color w:val="000000"/>
                <w:lang w:val="de-DE" w:eastAsia="de-DE" w:bidi="ar-SA"/>
              </w:rPr>
              <w:t xml:space="preserve">CTP                           </w:t>
            </w:r>
            <w:r>
              <w:rPr>
                <w:rFonts w:eastAsia="Times New Roman" w:cs="Times New Roman" w:ascii="Times New Roman" w:hAnsi="Times New Roman"/>
                <w:iCs/>
                <w:color w:val="000000"/>
                <w:lang w:val="de-DE" w:eastAsia="de-DE" w:bidi="ar-SA"/>
              </w:rPr>
              <w:t xml:space="preserve"> mA</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148,3</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±21,1</w:t>
            </w:r>
          </w:p>
        </w:tc>
      </w:tr>
      <w:tr>
        <w:trPr>
          <w:trHeight w:val="300" w:hRule="atLeast"/>
        </w:trPr>
        <w:tc>
          <w:tcPr>
            <w:tcW w:w="4961" w:type="dxa"/>
            <w:gridSpan w:val="2"/>
            <w:tcBorders>
              <w:top w:val="single" w:sz="4" w:space="0" w:color="00000A"/>
              <w:bottom w:val="single" w:sz="4" w:space="0" w:color="00000A"/>
              <w:right w:val="single" w:sz="4" w:space="0" w:color="000001"/>
              <w:insideH w:val="single" w:sz="4" w:space="0" w:color="00000A"/>
              <w:insideV w:val="single" w:sz="4" w:space="0" w:color="000001"/>
            </w:tcBorders>
            <w:shd w:color="auto" w:fill="auto" w:val="clear"/>
            <w:vAlign w:val="bottom"/>
          </w:tcPr>
          <w:p>
            <w:pPr>
              <w:pStyle w:val="Normal"/>
              <w:widowControl/>
              <w:suppressAutoHyphens w:val="false"/>
              <w:rPr>
                <w:rFonts w:ascii="Times New Roman" w:hAnsi="Times New Roman" w:eastAsia="Times New Roman" w:cs="Times New Roman"/>
                <w:iCs/>
                <w:color w:val="000000"/>
                <w:lang w:val="de-DE" w:eastAsia="de-DE" w:bidi="ar-SA"/>
              </w:rPr>
            </w:pPr>
            <w:r>
              <w:rPr>
                <w:rFonts w:eastAsia="Times New Roman" w:cs="Times New Roman" w:ascii="Times New Roman" w:hAnsi="Times New Roman"/>
                <w:i/>
                <w:iCs/>
                <w:color w:val="000000"/>
                <w:lang w:val="de-DE" w:eastAsia="de-DE" w:bidi="ar-SA"/>
              </w:rPr>
              <w:t xml:space="preserve">                                    </w:t>
            </w:r>
            <w:r>
              <w:rPr>
                <w:rFonts w:eastAsia="Times New Roman" w:cs="Times New Roman" w:ascii="Times New Roman" w:hAnsi="Times New Roman"/>
                <w:iCs/>
                <w:color w:val="000000"/>
                <w:lang w:val="de-DE" w:eastAsia="de-DE" w:bidi="ar-SA"/>
              </w:rPr>
              <w:t>kV</w:t>
            </w:r>
          </w:p>
        </w:tc>
        <w:tc>
          <w:tcPr>
            <w:tcW w:w="2286"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103,4</w:t>
            </w:r>
          </w:p>
        </w:tc>
        <w:tc>
          <w:tcPr>
            <w:tcW w:w="2112" w:type="dxa"/>
            <w:tcBorders>
              <w:top w:val="single" w:sz="4" w:space="0" w:color="00000A"/>
              <w:bottom w:val="single" w:sz="4" w:space="0" w:color="00000A"/>
              <w:insideH w:val="single" w:sz="4" w:space="0" w:color="00000A"/>
            </w:tcBorders>
            <w:shd w:color="auto" w:fill="auto" w:val="clear"/>
            <w:vAlign w:val="bottom"/>
          </w:tcPr>
          <w:p>
            <w:pPr>
              <w:pStyle w:val="Normal"/>
              <w:widowControl/>
              <w:suppressAutoHyphens w:val="false"/>
              <w:jc w:val="center"/>
              <w:rPr>
                <w:rFonts w:ascii="Times New Roman" w:hAnsi="Times New Roman" w:eastAsia="Times New Roman" w:cs="Times New Roman"/>
                <w:color w:val="000000"/>
                <w:lang w:val="de-DE" w:eastAsia="de-DE" w:bidi="ar-SA"/>
              </w:rPr>
            </w:pPr>
            <w:r>
              <w:rPr>
                <w:rFonts w:eastAsia="Times New Roman" w:cs="Times New Roman" w:ascii="Times New Roman" w:hAnsi="Times New Roman"/>
                <w:color w:val="000000"/>
                <w:lang w:val="de-DE" w:eastAsia="de-DE" w:bidi="ar-SA"/>
              </w:rPr>
              <w:t>±7,7</w:t>
            </w:r>
          </w:p>
        </w:tc>
      </w:tr>
    </w:tbl>
    <w:p>
      <w:pPr>
        <w:pStyle w:val="Normal"/>
        <w:widowControl/>
        <w:suppressAutoHyphens w:val="false"/>
        <w:spacing w:lineRule="auto" w:line="276" w:before="0" w:after="200"/>
        <w:rPr>
          <w:rFonts w:ascii="Times New Roman" w:hAnsi="Times New Roman" w:cs="Times New Roman"/>
          <w:lang w:val="de-DE"/>
        </w:rPr>
      </w:pPr>
      <w:r>
        <w:rPr>
          <w:rFonts w:cs="Times New Roman" w:ascii="Times New Roman" w:hAnsi="Times New Roman"/>
          <w:lang w:val="de-DE"/>
        </w:rPr>
      </w:r>
    </w:p>
    <w:p>
      <w:pPr>
        <w:pStyle w:val="Normal"/>
        <w:widowControl/>
        <w:suppressAutoHyphens w:val="false"/>
        <w:spacing w:lineRule="auto" w:line="276" w:before="0" w:after="200"/>
        <w:rPr>
          <w:rFonts w:ascii="Times New Roman" w:hAnsi="Times New Roman" w:cs="Times New Roman"/>
          <w:lang w:val="de-DE"/>
        </w:rPr>
      </w:pPr>
      <w:r>
        <w:rPr>
          <w:rFonts w:cs="Times New Roman" w:ascii="Times New Roman" w:hAnsi="Times New Roman"/>
          <w:lang w:val="de-DE"/>
        </w:rPr>
      </w:r>
    </w:p>
    <w:p>
      <w:pPr>
        <w:sectPr>
          <w:type w:val="nextPage"/>
          <w:pgSz w:w="12240" w:h="15840"/>
          <w:pgMar w:left="1440" w:right="1440" w:header="0" w:top="1440" w:footer="0" w:bottom="1440" w:gutter="0"/>
          <w:pgNumType w:fmt="decimal"/>
          <w:formProt w:val="false"/>
          <w:textDirection w:val="lrTb"/>
          <w:docGrid w:type="default" w:linePitch="360" w:charSpace="4294961151"/>
        </w:sectPr>
        <w:pStyle w:val="Normal"/>
        <w:widowControl/>
        <w:suppressAutoHyphens w:val="false"/>
        <w:spacing w:lineRule="auto" w:line="276" w:before="0" w:after="200"/>
        <w:rPr>
          <w:rFonts w:ascii="Times New Roman" w:hAnsi="Times New Roman" w:cs="Times New Roman"/>
          <w:lang w:val="de-DE"/>
        </w:rPr>
      </w:pPr>
      <w:r>
        <w:rPr>
          <w:rFonts w:cs="Times New Roman" w:ascii="Times New Roman" w:hAnsi="Times New Roman"/>
          <w:lang w:val="de-DE"/>
        </w:rPr>
      </w:r>
    </w:p>
    <w:p>
      <w:pPr>
        <w:pStyle w:val="Normal"/>
        <w:widowControl/>
        <w:suppressAutoHyphens w:val="false"/>
        <w:spacing w:lineRule="auto" w:line="276" w:before="0" w:after="200"/>
        <w:rPr/>
      </w:pPr>
      <w:commentRangeStart w:id="44"/>
      <w:r>
        <w:rPr>
          <w:rFonts w:cs="Times New Roman" w:ascii="Times New Roman" w:hAnsi="Times New Roman"/>
          <w:b/>
          <w:lang w:val="de-DE"/>
        </w:rPr>
        <w:t>Table 2</w:t>
      </w:r>
      <w:ins w:id="158" w:author="Carsten Kendziorra" w:date="2016-11-24T22:07:00Z">
        <w:commentRangeEnd w:id="44"/>
        <w:r>
          <w:commentReference w:id="44"/>
        </w:r>
        <w:r>
          <w:rPr>
            <w:rFonts w:cs="Times New Roman" w:ascii="Times New Roman" w:hAnsi="Times New Roman"/>
            <w:b/>
            <w:lang w:val="de-DE"/>
          </w:rPr>
        </w:r>
      </w:ins>
    </w:p>
    <w:p>
      <w:pPr>
        <w:pStyle w:val="Normal"/>
        <w:widowControl/>
        <w:tabs>
          <w:tab w:val="left" w:pos="2040" w:leader="none"/>
        </w:tabs>
        <w:suppressAutoHyphens w:val="false"/>
        <w:spacing w:lineRule="auto" w:line="276" w:before="0" w:after="200"/>
        <w:rPr>
          <w:rFonts w:ascii="Times New Roman" w:hAnsi="Times New Roman" w:cs="Times New Roman"/>
        </w:rPr>
      </w:pPr>
      <w:r>
        <w:rPr/>
        <w:drawing>
          <wp:inline distT="0" distB="0" distL="0" distR="0">
            <wp:extent cx="8773160" cy="3189605"/>
            <wp:effectExtent l="0" t="0" r="0" b="0"/>
            <wp:docPr id="2"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descr=""/>
                    <pic:cNvPicPr>
                      <a:picLocks noChangeAspect="1" noChangeArrowheads="1"/>
                    </pic:cNvPicPr>
                  </pic:nvPicPr>
                  <pic:blipFill>
                    <a:blip r:embed="rId4"/>
                    <a:stretch>
                      <a:fillRect/>
                    </a:stretch>
                  </pic:blipFill>
                  <pic:spPr bwMode="auto">
                    <a:xfrm>
                      <a:off x="0" y="0"/>
                      <a:ext cx="8773160" cy="3189605"/>
                    </a:xfrm>
                    <a:prstGeom prst="rect">
                      <a:avLst/>
                    </a:prstGeom>
                  </pic:spPr>
                </pic:pic>
              </a:graphicData>
            </a:graphic>
          </wp:inline>
        </w:drawing>
      </w:r>
    </w:p>
    <w:p>
      <w:pPr>
        <w:pStyle w:val="Normal"/>
        <w:widowControl/>
        <w:tabs>
          <w:tab w:val="left" w:pos="2040" w:leader="none"/>
        </w:tabs>
        <w:suppressAutoHyphens w:val="false"/>
        <w:spacing w:lineRule="auto" w:line="276" w:before="0" w:after="200"/>
        <w:rPr>
          <w:rFonts w:ascii="Times New Roman" w:hAnsi="Times New Roman" w:cs="Times New Roman"/>
        </w:rPr>
      </w:pPr>
      <w:r>
        <w:rPr>
          <w:rFonts w:cs="Times New Roman" w:ascii="Times New Roman" w:hAnsi="Times New Roman"/>
        </w:rPr>
      </w:r>
    </w:p>
    <w:p>
      <w:pPr>
        <w:pStyle w:val="Normal"/>
        <w:widowControl/>
        <w:tabs>
          <w:tab w:val="left" w:pos="2040" w:leader="none"/>
        </w:tabs>
        <w:suppressAutoHyphens w:val="false"/>
        <w:spacing w:lineRule="auto" w:line="276" w:before="0" w:after="200"/>
        <w:rPr>
          <w:rFonts w:ascii="Times New Roman" w:hAnsi="Times New Roman" w:cs="Times New Roman"/>
        </w:rPr>
      </w:pPr>
      <w:r>
        <w:rPr>
          <w:rFonts w:cs="Times New Roman" w:ascii="Times New Roman" w:hAnsi="Times New Roman"/>
        </w:rPr>
      </w:r>
    </w:p>
    <w:p>
      <w:pPr>
        <w:pStyle w:val="Normal"/>
        <w:widowControl/>
        <w:tabs>
          <w:tab w:val="left" w:pos="2040" w:leader="none"/>
        </w:tabs>
        <w:suppressAutoHyphens w:val="false"/>
        <w:spacing w:lineRule="auto" w:line="276" w:before="0" w:after="200"/>
        <w:rPr>
          <w:rFonts w:ascii="Times New Roman" w:hAnsi="Times New Roman" w:cs="Times New Roman"/>
        </w:rPr>
      </w:pPr>
      <w:r>
        <w:rPr>
          <w:rFonts w:cs="Times New Roman" w:ascii="Times New Roman" w:hAnsi="Times New Roman"/>
        </w:rPr>
      </w:r>
    </w:p>
    <w:p>
      <w:pPr>
        <w:sectPr>
          <w:type w:val="nextPage"/>
          <w:pgSz w:orient="landscape" w:w="15840" w:h="12240"/>
          <w:pgMar w:left="1440" w:right="1440" w:header="0" w:top="1440" w:footer="0" w:bottom="1440" w:gutter="0"/>
          <w:pgNumType w:fmt="decimal"/>
          <w:formProt w:val="false"/>
          <w:textDirection w:val="lrTb"/>
          <w:docGrid w:type="default" w:linePitch="360" w:charSpace="4294961151"/>
        </w:sectPr>
        <w:pStyle w:val="Normal"/>
        <w:widowControl/>
        <w:tabs>
          <w:tab w:val="left" w:pos="2040" w:leader="none"/>
        </w:tabs>
        <w:suppressAutoHyphens w:val="false"/>
        <w:spacing w:lineRule="auto" w:line="276" w:before="0" w:after="200"/>
        <w:rPr>
          <w:rFonts w:ascii="Times New Roman" w:hAnsi="Times New Roman" w:cs="Times New Roman"/>
        </w:rPr>
      </w:pPr>
      <w:r>
        <w:rPr>
          <w:rFonts w:cs="Times New Roman" w:ascii="Times New Roman" w:hAnsi="Times New Roman"/>
        </w:rPr>
      </w:r>
    </w:p>
    <w:p>
      <w:pPr>
        <w:pStyle w:val="Normal"/>
        <w:widowControl/>
        <w:suppressAutoHyphens w:val="false"/>
        <w:spacing w:lineRule="auto" w:line="276" w:before="0" w:after="200"/>
        <w:rPr>
          <w:rFonts w:ascii="Times New Roman" w:hAnsi="Times New Roman" w:cs="Times New Roman"/>
          <w:b/>
          <w:b/>
          <w:sz w:val="32"/>
          <w:szCs w:val="32"/>
          <w:u w:val="single"/>
        </w:rPr>
      </w:pPr>
      <w:r>
        <w:rPr>
          <w:rFonts w:cs="Times New Roman" w:ascii="Times New Roman" w:hAnsi="Times New Roman"/>
          <w:b/>
          <w:sz w:val="32"/>
          <w:szCs w:val="32"/>
          <w:u w:val="single"/>
        </w:rPr>
        <w:t>Figures</w:t>
      </w:r>
    </w:p>
    <w:p>
      <w:pPr>
        <w:pStyle w:val="Normal"/>
        <w:widowControl/>
        <w:suppressAutoHyphens w:val="false"/>
        <w:spacing w:lineRule="auto" w:line="276" w:before="0" w:after="200"/>
        <w:rPr/>
      </w:pPr>
      <w:commentRangeStart w:id="45"/>
      <w:r>
        <w:rPr>
          <w:rFonts w:cs="Times New Roman" w:ascii="Times New Roman" w:hAnsi="Times New Roman"/>
          <w:b/>
        </w:rPr>
        <w:t>Figure  1</w:t>
      </w:r>
      <w:ins w:id="159" w:author="Carsten Kendziorra" w:date="2016-11-24T22:19:00Z">
        <w:commentRangeEnd w:id="45"/>
        <w:r>
          <w:commentReference w:id="45"/>
        </w:r>
        <w:r>
          <w:rPr>
            <w:rFonts w:cs="Times New Roman" w:ascii="Times New Roman" w:hAnsi="Times New Roman"/>
            <w:b/>
          </w:rPr>
        </w:r>
      </w:ins>
    </w:p>
    <w:p>
      <w:pPr>
        <w:pStyle w:val="Normal"/>
        <w:rPr>
          <w:rFonts w:ascii="Times New Roman" w:hAnsi="Times New Roman" w:cs="Times New Roman"/>
        </w:rPr>
      </w:pPr>
      <w:r>
        <w:rPr>
          <w:rFonts w:cs="Times New Roman" w:ascii="Times New Roman" w:hAnsi="Times New Roman"/>
        </w:rPr>
        <w:drawing>
          <wp:anchor behindDoc="1" distT="0" distB="6985" distL="0" distR="114300" simplePos="0" locked="0" layoutInCell="1" allowOverlap="1" relativeHeight="3">
            <wp:simplePos x="0" y="0"/>
            <wp:positionH relativeFrom="margin">
              <wp:align>left</wp:align>
            </wp:positionH>
            <wp:positionV relativeFrom="paragraph">
              <wp:posOffset>8890</wp:posOffset>
            </wp:positionV>
            <wp:extent cx="4676775" cy="3746500"/>
            <wp:effectExtent l="0" t="0" r="0" b="0"/>
            <wp:wrapNone/>
            <wp:docPr id="3" name="Grafik 1" descr="C:\Users\Sarah\Desktop\montageA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descr="C:\Users\Sarah\Desktop\montageABCD.png"/>
                    <pic:cNvPicPr>
                      <a:picLocks noChangeAspect="1" noChangeArrowheads="1"/>
                    </pic:cNvPicPr>
                  </pic:nvPicPr>
                  <pic:blipFill>
                    <a:blip r:embed="rId5"/>
                    <a:stretch>
                      <a:fillRect/>
                    </a:stretch>
                  </pic:blipFill>
                  <pic:spPr bwMode="auto">
                    <a:xfrm>
                      <a:off x="0" y="0"/>
                      <a:ext cx="4676775" cy="374650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pPr>
      <w:commentRangeStart w:id="46"/>
      <w:r>
        <w:drawing>
          <wp:anchor behindDoc="1" distT="0" distB="0" distL="114300" distR="114300" simplePos="0" locked="0" layoutInCell="1" allowOverlap="1" relativeHeight="6">
            <wp:simplePos x="0" y="0"/>
            <wp:positionH relativeFrom="margin">
              <wp:posOffset>1961515</wp:posOffset>
            </wp:positionH>
            <wp:positionV relativeFrom="paragraph">
              <wp:posOffset>175260</wp:posOffset>
            </wp:positionV>
            <wp:extent cx="2082800" cy="2343150"/>
            <wp:effectExtent l="0" t="0" r="0" b="0"/>
            <wp:wrapNone/>
            <wp:docPr id="4"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8" descr=""/>
                    <pic:cNvPicPr>
                      <a:picLocks noChangeAspect="1" noChangeArrowheads="1"/>
                    </pic:cNvPicPr>
                  </pic:nvPicPr>
                  <pic:blipFill>
                    <a:blip r:embed="rId6"/>
                    <a:stretch>
                      <a:fillRect/>
                    </a:stretch>
                  </pic:blipFill>
                  <pic:spPr bwMode="auto">
                    <a:xfrm>
                      <a:off x="0" y="0"/>
                      <a:ext cx="2082800" cy="2343150"/>
                    </a:xfrm>
                    <a:prstGeom prst="rect">
                      <a:avLst/>
                    </a:prstGeom>
                  </pic:spPr>
                </pic:pic>
              </a:graphicData>
            </a:graphic>
          </wp:anchor>
        </w:drawing>
      </w:r>
      <w:r>
        <w:rPr>
          <w:rFonts w:cs="Times New Roman" w:ascii="Times New Roman" w:hAnsi="Times New Roman"/>
          <w:b/>
        </w:rPr>
        <w:t>F</w:t>
      </w:r>
      <w:r>
        <w:rPr>
          <w:rFonts w:cs="Times New Roman" w:ascii="Times New Roman" w:hAnsi="Times New Roman"/>
          <w:b/>
        </w:rPr>
        <w:t>igure 2</w:t>
      </w:r>
      <w:ins w:id="160" w:author="Carsten Kendziorra" w:date="2016-11-24T22:22:00Z">
        <w:commentRangeEnd w:id="46"/>
        <w:r>
          <w:commentReference w:id="46"/>
        </w:r>
        <w:r>
          <w:rPr>
            <w:rFonts w:cs="Times New Roman" w:ascii="Times New Roman" w:hAnsi="Times New Roman"/>
            <w:b/>
          </w:rPr>
        </w:r>
      </w:ins>
    </w:p>
    <w:p>
      <w:pPr>
        <w:pStyle w:val="Normal"/>
        <w:rPr>
          <w:rFonts w:ascii="Times New Roman" w:hAnsi="Times New Roman" w:cs="Times New Roman"/>
        </w:rPr>
      </w:pPr>
      <w:r>
        <w:drawing>
          <wp:anchor behindDoc="1" distT="0" distB="0" distL="114300" distR="121920" simplePos="0" locked="0" layoutInCell="1" allowOverlap="1" relativeHeight="2">
            <wp:simplePos x="0" y="0"/>
            <wp:positionH relativeFrom="column">
              <wp:posOffset>3968115</wp:posOffset>
            </wp:positionH>
            <wp:positionV relativeFrom="paragraph">
              <wp:posOffset>8890</wp:posOffset>
            </wp:positionV>
            <wp:extent cx="2050415" cy="2305050"/>
            <wp:effectExtent l="0" t="0" r="0" b="0"/>
            <wp:wrapNone/>
            <wp:docPr id="5"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9" descr=""/>
                    <pic:cNvPicPr>
                      <a:picLocks noChangeAspect="1" noChangeArrowheads="1"/>
                    </pic:cNvPicPr>
                  </pic:nvPicPr>
                  <pic:blipFill>
                    <a:blip r:embed="rId7"/>
                    <a:stretch>
                      <a:fillRect/>
                    </a:stretch>
                  </pic:blipFill>
                  <pic:spPr bwMode="auto">
                    <a:xfrm>
                      <a:off x="0" y="0"/>
                      <a:ext cx="2050415" cy="2305050"/>
                    </a:xfrm>
                    <a:prstGeom prst="rect">
                      <a:avLst/>
                    </a:prstGeom>
                  </pic:spPr>
                </pic:pic>
              </a:graphicData>
            </a:graphic>
          </wp:anchor>
        </w:drawing>
      </w:r>
      <w:r>
        <w:rPr/>
        <w:drawing>
          <wp:inline distT="0" distB="0" distL="0" distR="0">
            <wp:extent cx="2057400" cy="231457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2057400" cy="2314575"/>
                    </a:xfrm>
                    <a:prstGeom prst="rect">
                      <a:avLst/>
                    </a:prstGeom>
                  </pic:spPr>
                </pic:pic>
              </a:graphicData>
            </a:graphic>
          </wp:inline>
        </w:drawing>
      </w:r>
      <w:r>
        <w:rPr>
          <w:lang w:eastAsia="de-DE" w:bidi="ar-SA"/>
          <w:rPrChange w:id="0" w:author="Carsten Kendziorra" w:date="2016-11-24T11:55:00Z">
            <w:rPr>
              <w:lang w:val="de-DE" w:eastAsia="de-DE" w:bidi="ar-SA"/>
            </w:rPr>
          </w:rPrChange>
        </w:rPr>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tabs>
          <w:tab w:val="left" w:pos="1758" w:leader="none"/>
        </w:tabs>
        <w:rPr>
          <w:rFonts w:ascii="Times New Roman" w:hAnsi="Times New Roman" w:cs="Times New Roman"/>
        </w:rPr>
      </w:pPr>
      <w:r>
        <w:rPr>
          <w:rFonts w:cs="Times New Roman" w:ascii="Times New Roman" w:hAnsi="Times New Roman"/>
        </w:rPr>
      </w:r>
    </w:p>
    <w:p>
      <w:pPr>
        <w:pStyle w:val="Normal"/>
        <w:tabs>
          <w:tab w:val="left" w:pos="1758" w:leader="none"/>
        </w:tabs>
        <w:rPr>
          <w:rFonts w:ascii="Times New Roman" w:hAnsi="Times New Roman" w:cs="Times New Roman"/>
        </w:rPr>
      </w:pPr>
      <w:r>
        <w:rPr>
          <w:rFonts w:cs="Times New Roman" w:ascii="Times New Roman" w:hAnsi="Times New Roman"/>
        </w:rPr>
      </w:r>
    </w:p>
    <w:p>
      <w:pPr>
        <w:pStyle w:val="Index"/>
        <w:spacing w:lineRule="auto" w:line="360"/>
        <w:rPr/>
      </w:pPr>
      <w:commentRangeStart w:id="47"/>
      <w:r>
        <w:rPr>
          <w:rFonts w:cs="Times New Roman" w:ascii="Times New Roman" w:hAnsi="Times New Roman"/>
          <w:b/>
        </w:rPr>
        <w:t>Figure 3</w:t>
      </w:r>
      <w:ins w:id="162" w:author="Carsten Kendziorra" w:date="2016-11-24T22:24:00Z">
        <w:commentRangeEnd w:id="47"/>
        <w:r>
          <w:commentReference w:id="47"/>
        </w:r>
        <w:r>
          <w:rPr>
            <w:rFonts w:cs="Times New Roman" w:ascii="Times New Roman" w:hAnsi="Times New Roman"/>
            <w:b/>
          </w:rPr>
        </w:r>
      </w:ins>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drawing>
          <wp:anchor behindDoc="1" distT="0" distB="3175" distL="114300" distR="114300" simplePos="0" locked="0" layoutInCell="1" allowOverlap="1" relativeHeight="4">
            <wp:simplePos x="0" y="0"/>
            <wp:positionH relativeFrom="margin">
              <wp:posOffset>-152400</wp:posOffset>
            </wp:positionH>
            <wp:positionV relativeFrom="paragraph">
              <wp:posOffset>112395</wp:posOffset>
            </wp:positionV>
            <wp:extent cx="6002655" cy="7579360"/>
            <wp:effectExtent l="0" t="0" r="0" b="0"/>
            <wp:wrapNone/>
            <wp:docPr id="7" name="Grafik 2" descr="C:\Users\Sarah\Desktop\abb1_klei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 descr="C:\Users\Sarah\Desktop\abb1_klein.tif"/>
                    <pic:cNvPicPr>
                      <a:picLocks noChangeAspect="1" noChangeArrowheads="1"/>
                    </pic:cNvPicPr>
                  </pic:nvPicPr>
                  <pic:blipFill>
                    <a:blip r:embed="rId9"/>
                    <a:stretch>
                      <a:fillRect/>
                    </a:stretch>
                  </pic:blipFill>
                  <pic:spPr bwMode="auto">
                    <a:xfrm>
                      <a:off x="0" y="0"/>
                      <a:ext cx="6002655" cy="7579360"/>
                    </a:xfrm>
                    <a:prstGeom prst="rect">
                      <a:avLst/>
                    </a:prstGeom>
                  </pic:spPr>
                </pic:pic>
              </a:graphicData>
            </a:graphic>
          </wp:anchor>
        </w:drawing>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pPr>
      <w:commentRangeStart w:id="48"/>
      <w:r>
        <w:rPr>
          <w:rFonts w:cs="Times New Roman" w:ascii="Times New Roman" w:hAnsi="Times New Roman"/>
          <w:b/>
        </w:rPr>
        <w:t>Figure 4</w:t>
      </w:r>
      <w:ins w:id="163" w:author="Carsten Kendziorra" w:date="2016-11-24T22:29:00Z">
        <w:commentRangeEnd w:id="48"/>
        <w:r>
          <w:commentReference w:id="48"/>
        </w:r>
        <w:r>
          <w:rPr>
            <w:rFonts w:cs="Times New Roman" w:ascii="Times New Roman" w:hAnsi="Times New Roman"/>
            <w:b/>
          </w:rPr>
        </w:r>
      </w:ins>
    </w:p>
    <w:p>
      <w:pPr>
        <w:pStyle w:val="Index"/>
        <w:spacing w:lineRule="auto" w:line="360"/>
        <w:rPr>
          <w:rFonts w:ascii="Times New Roman" w:hAnsi="Times New Roman" w:cs="Times New Roman"/>
        </w:rPr>
      </w:pPr>
      <w:r>
        <w:rPr>
          <w:rFonts w:cs="Times New Roman" w:ascii="Times New Roman" w:hAnsi="Times New Roman"/>
        </w:rPr>
        <w:drawing>
          <wp:anchor behindDoc="1" distT="0" distB="0" distL="0" distR="114300" simplePos="0" locked="0" layoutInCell="1" allowOverlap="1" relativeHeight="5">
            <wp:simplePos x="0" y="0"/>
            <wp:positionH relativeFrom="margin">
              <wp:align>left</wp:align>
            </wp:positionH>
            <wp:positionV relativeFrom="paragraph">
              <wp:posOffset>22860</wp:posOffset>
            </wp:positionV>
            <wp:extent cx="4648835" cy="7934325"/>
            <wp:effectExtent l="0" t="0" r="0" b="0"/>
            <wp:wrapNone/>
            <wp:docPr id="8" name="Image2" descr="C:\Users\Sarah\Desktop\abb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C:\Users\Sarah\Desktop\abb2.tif"/>
                    <pic:cNvPicPr>
                      <a:picLocks noChangeAspect="1" noChangeArrowheads="1"/>
                    </pic:cNvPicPr>
                  </pic:nvPicPr>
                  <pic:blipFill>
                    <a:blip r:embed="rId10"/>
                    <a:stretch>
                      <a:fillRect/>
                    </a:stretch>
                  </pic:blipFill>
                  <pic:spPr bwMode="auto">
                    <a:xfrm>
                      <a:off x="0" y="0"/>
                      <a:ext cx="4648835" cy="7934325"/>
                    </a:xfrm>
                    <a:prstGeom prst="rect">
                      <a:avLst/>
                    </a:prstGeom>
                  </pic:spPr>
                </pic:pic>
              </a:graphicData>
            </a:graphic>
          </wp:anchor>
        </w:drawing>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pStyle w:val="Index"/>
        <w:spacing w:lineRule="auto" w:line="360"/>
        <w:rPr>
          <w:rFonts w:ascii="Times New Roman" w:hAnsi="Times New Roman" w:cs="Times New Roman"/>
        </w:rPr>
      </w:pPr>
      <w:r>
        <w:rPr>
          <w:rFonts w:cs="Times New Roman" w:ascii="Times New Roman" w:hAnsi="Times New Roman"/>
        </w:rPr>
      </w:r>
    </w:p>
    <w:p>
      <w:pPr>
        <w:sectPr>
          <w:type w:val="nextPage"/>
          <w:pgSz w:w="12240" w:h="15840"/>
          <w:pgMar w:left="1440" w:right="1440" w:header="0" w:top="1440" w:footer="0" w:bottom="1440" w:gutter="0"/>
          <w:pgNumType w:fmt="decimal"/>
          <w:formProt w:val="false"/>
          <w:textDirection w:val="lrTb"/>
          <w:docGrid w:type="default" w:linePitch="360" w:charSpace="4294961151"/>
        </w:sectPr>
        <w:pStyle w:val="Index"/>
        <w:spacing w:lineRule="auto" w:line="360"/>
        <w:rPr>
          <w:rFonts w:ascii="Times New Roman" w:hAnsi="Times New Roman" w:cs="Times New Roman"/>
        </w:rPr>
      </w:pPr>
      <w:r>
        <w:rPr>
          <w:rFonts w:cs="Times New Roman" w:ascii="Times New Roman" w:hAnsi="Times New Roman"/>
        </w:rPr>
      </w:r>
    </w:p>
    <w:p>
      <w:pPr>
        <w:pStyle w:val="Normal"/>
        <w:widowControl/>
        <w:suppressAutoHyphens w:val="false"/>
        <w:spacing w:lineRule="auto" w:line="276" w:before="0" w:after="200"/>
        <w:rPr/>
      </w:pPr>
      <w:commentRangeStart w:id="49"/>
      <w:r>
        <w:rPr>
          <w:rFonts w:cs="Times New Roman" w:ascii="Times New Roman" w:hAnsi="Times New Roman"/>
          <w:b/>
        </w:rPr>
        <w:t>Figure 5</w:t>
      </w:r>
      <w:ins w:id="164" w:author="Carsten Kendziorra" w:date="2016-11-24T22:35:00Z">
        <w:commentRangeEnd w:id="49"/>
        <w:r>
          <w:commentReference w:id="49"/>
        </w:r>
        <w:r>
          <w:rPr>
            <w:rFonts w:cs="Times New Roman" w:ascii="Times New Roman" w:hAnsi="Times New Roman"/>
            <w:b/>
          </w:rPr>
        </w:r>
      </w:ins>
    </w:p>
    <w:p>
      <w:pPr>
        <w:pStyle w:val="Normal"/>
        <w:widowControl/>
        <w:suppressAutoHyphens w:val="false"/>
        <w:spacing w:lineRule="auto" w:line="276" w:before="0" w:after="200"/>
        <w:rPr>
          <w:rFonts w:ascii="Times New Roman" w:hAnsi="Times New Roman" w:cs="Times New Roman"/>
        </w:rPr>
      </w:pPr>
      <w:r>
        <w:rPr/>
        <w:drawing>
          <wp:inline distT="0" distB="0" distL="0" distR="0">
            <wp:extent cx="4114165" cy="2198370"/>
            <wp:effectExtent l="0" t="0" r="0" b="0"/>
            <wp:docPr id="9"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5" descr=""/>
                    <pic:cNvPicPr>
                      <a:picLocks noChangeAspect="1" noChangeArrowheads="1"/>
                    </pic:cNvPicPr>
                  </pic:nvPicPr>
                  <pic:blipFill>
                    <a:blip r:embed="rId11"/>
                    <a:stretch>
                      <a:fillRect/>
                    </a:stretch>
                  </pic:blipFill>
                  <pic:spPr bwMode="auto">
                    <a:xfrm>
                      <a:off x="0" y="0"/>
                      <a:ext cx="4114165" cy="2198370"/>
                    </a:xfrm>
                    <a:prstGeom prst="rect">
                      <a:avLst/>
                    </a:prstGeom>
                  </pic:spPr>
                </pic:pic>
              </a:graphicData>
            </a:graphic>
          </wp:inline>
        </w:drawing>
      </w:r>
      <w:r>
        <w:rPr/>
        <w:drawing>
          <wp:inline distT="0" distB="0" distL="0" distR="0">
            <wp:extent cx="3992245" cy="213296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3992245" cy="2132965"/>
                    </a:xfrm>
                    <a:prstGeom prst="rect">
                      <a:avLst/>
                    </a:prstGeom>
                  </pic:spPr>
                </pic:pic>
              </a:graphicData>
            </a:graphic>
          </wp:inline>
        </w:drawing>
      </w:r>
      <w:r>
        <w:rPr>
          <w:lang w:eastAsia="de-DE" w:bidi="ar-SA"/>
          <w:rPrChange w:id="0" w:author="Carsten Kendziorra" w:date="2016-11-24T11:55:00Z">
            <w:rPr>
              <w:lang w:val="de-DE" w:eastAsia="de-DE" w:bidi="ar-SA"/>
            </w:rPr>
          </w:rPrChange>
        </w:rPr>
        <w:t xml:space="preserve"> </w:t>
      </w:r>
    </w:p>
    <w:p>
      <w:pPr>
        <w:pStyle w:val="Normal"/>
        <w:widowControl/>
        <w:suppressAutoHyphens w:val="false"/>
        <w:spacing w:lineRule="auto" w:line="276" w:before="0" w:after="200"/>
        <w:rPr>
          <w:rFonts w:ascii="Times New Roman" w:hAnsi="Times New Roman" w:cs="Times New Roman"/>
        </w:rPr>
      </w:pPr>
      <w:r>
        <w:rPr>
          <w:rFonts w:cs="Times New Roman" w:ascii="Times New Roman" w:hAnsi="Times New Roman"/>
        </w:rPr>
      </w:r>
    </w:p>
    <w:p>
      <w:pPr>
        <w:pStyle w:val="Normal"/>
        <w:widowControl/>
        <w:suppressAutoHyphens w:val="false"/>
        <w:spacing w:lineRule="auto" w:line="276" w:before="0" w:after="200"/>
        <w:rPr>
          <w:rFonts w:ascii="Times New Roman" w:hAnsi="Times New Roman" w:cs="Times New Roman"/>
          <w:b/>
          <w:b/>
        </w:rPr>
      </w:pPr>
      <w:r>
        <w:rPr>
          <w:rFonts w:cs="Times New Roman" w:ascii="Times New Roman" w:hAnsi="Times New Roman"/>
          <w:b/>
        </w:rPr>
        <w:t>Figure 6</w:t>
      </w:r>
    </w:p>
    <w:p>
      <w:pPr>
        <w:sectPr>
          <w:type w:val="nextPage"/>
          <w:pgSz w:orient="landscape" w:w="15840" w:h="12240"/>
          <w:pgMar w:left="1440" w:right="1440" w:header="0" w:top="1440" w:footer="0" w:bottom="1440" w:gutter="0"/>
          <w:pgNumType w:fmt="decimal"/>
          <w:formProt w:val="false"/>
          <w:textDirection w:val="lrTb"/>
          <w:docGrid w:type="default" w:linePitch="360" w:charSpace="4294961151"/>
        </w:sectPr>
        <w:pStyle w:val="Normal"/>
        <w:widowControl/>
        <w:suppressAutoHyphens w:val="false"/>
        <w:spacing w:lineRule="auto" w:line="276" w:before="0" w:after="200"/>
        <w:rPr>
          <w:rFonts w:ascii="Times New Roman" w:hAnsi="Times New Roman" w:cs="Times New Roman"/>
        </w:rPr>
      </w:pPr>
      <w:r>
        <w:rPr/>
        <w:drawing>
          <wp:inline distT="0" distB="0" distL="0" distR="0">
            <wp:extent cx="4023360" cy="219075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3"/>
                    <a:stretch>
                      <a:fillRect/>
                    </a:stretch>
                  </pic:blipFill>
                  <pic:spPr bwMode="auto">
                    <a:xfrm>
                      <a:off x="0" y="0"/>
                      <a:ext cx="4023360" cy="2190750"/>
                    </a:xfrm>
                    <a:prstGeom prst="rect">
                      <a:avLst/>
                    </a:prstGeom>
                  </pic:spPr>
                </pic:pic>
              </a:graphicData>
            </a:graphic>
          </wp:inline>
        </w:drawing>
      </w:r>
      <w:r>
        <w:rPr>
          <w:lang w:val="de-DE" w:eastAsia="de-DE" w:bidi="ar-SA"/>
        </w:rPr>
        <w:t xml:space="preserve"> </w:t>
      </w:r>
      <w:r>
        <w:rPr>
          <w:lang w:val="de-DE" w:eastAsia="de-DE" w:bidi="ar-SA"/>
        </w:rPr>
        <w:drawing>
          <wp:inline distT="0" distB="0" distL="0" distR="0">
            <wp:extent cx="4073525" cy="2218055"/>
            <wp:effectExtent l="0" t="0" r="0" b="0"/>
            <wp:docPr id="12"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4" descr=""/>
                    <pic:cNvPicPr>
                      <a:picLocks noChangeAspect="1" noChangeArrowheads="1"/>
                    </pic:cNvPicPr>
                  </pic:nvPicPr>
                  <pic:blipFill>
                    <a:blip r:embed="rId14"/>
                    <a:stretch>
                      <a:fillRect/>
                    </a:stretch>
                  </pic:blipFill>
                  <pic:spPr bwMode="auto">
                    <a:xfrm>
                      <a:off x="0" y="0"/>
                      <a:ext cx="4073525" cy="2218055"/>
                    </a:xfrm>
                    <a:prstGeom prst="rect">
                      <a:avLst/>
                    </a:prstGeom>
                  </pic:spPr>
                </pic:pic>
              </a:graphicData>
            </a:graphic>
          </wp:inline>
        </w:drawing>
      </w:r>
    </w:p>
    <w:p>
      <w:pPr>
        <w:pStyle w:val="Index"/>
        <w:spacing w:lineRule="auto" w:line="360"/>
        <w:rPr>
          <w:rFonts w:ascii="Times New Roman" w:hAnsi="Times New Roman" w:cs="Times New Roman"/>
          <w:b/>
          <w:b/>
          <w:sz w:val="32"/>
          <w:szCs w:val="32"/>
          <w:u w:val="single"/>
        </w:rPr>
      </w:pPr>
      <w:r>
        <w:rPr>
          <w:rFonts w:cs="Times New Roman" w:ascii="Times New Roman" w:hAnsi="Times New Roman"/>
          <w:b/>
          <w:sz w:val="32"/>
          <w:szCs w:val="32"/>
          <w:u w:val="single"/>
        </w:rPr>
        <w:t>Literature</w:t>
      </w:r>
    </w:p>
    <w:p>
      <w:pPr>
        <w:pStyle w:val="EndNoteBibliography"/>
        <w:rPr/>
      </w:pPr>
      <w:r>
        <w:fldChar w:fldCharType="begin"/>
      </w:r>
      <w:r>
        <w:instrText>ADDIN EN.REFLIST</w:instrText>
      </w:r>
      <w:r>
        <w:fldChar w:fldCharType="separate"/>
      </w:r>
      <w:bookmarkStart w:id="52" w:name="__Fieldmark__1197_1036809251"/>
      <w:r>
        <w:rPr/>
        <w:t>1</w:t>
      </w:r>
      <w:bookmarkStart w:id="53" w:name="__Fieldmark__6144_1773085499"/>
      <w:r>
        <w:rPr/>
        <w:t>.</w:t>
        <w:tab/>
        <w:t>de Roos A, Higgins CB. Cardiac radiology: centenary review. Radiology. 2014;273(2 Suppl):S142-59. doi: 10.1148/radiol.14140432. PubMed PMID: 25340434.</w:t>
      </w:r>
      <w:bookmarkEnd w:id="52"/>
      <w:bookmarkEnd w:id="53"/>
      <w:r>
        <w:rPr/>
      </w:r>
      <w:r>
        <w:fldChar w:fldCharType="end"/>
      </w:r>
    </w:p>
    <w:p>
      <w:pPr>
        <w:pStyle w:val="EndNoteBibliography"/>
        <w:rPr/>
      </w:pPr>
      <w:r>
        <w:rPr/>
        <w:t>2.</w:t>
        <w:tab/>
        <w:t>Schuetz GM, Zacharopoulou NM, Schlattmann P, Dewey M. Meta-analysis: noninvasive coronary angiography using computed tomography versus magnetic resonance imaging. Ann Intern Med. 2010;152(3):167-77. doi: 10.7326/0003-4819-152-3-201002020-00008. PubMed PMID: 20124233.</w:t>
      </w:r>
    </w:p>
    <w:p>
      <w:pPr>
        <w:pStyle w:val="EndNoteBibliography"/>
        <w:rPr/>
      </w:pPr>
      <w:r>
        <w:rPr/>
        <w:t>3.</w:t>
        <w:tab/>
        <w:t>Ponte M, Bettencourt N, Pereira E, Ferreira ND, Chiribiri A, Schuster A, et al. Anatomical versus functional assessment of coronary artery disease: direct comparison of computed tomography coronary angiography and magnetic resonance myocardial perfusion imaging in patients with intermediate pre-test probability. Int J Cardiovasc Imaging. 2014;30(8):1589-97. doi: 10.1007/s10554-014-0492-y. PubMed PMID: 25082645.</w:t>
      </w:r>
    </w:p>
    <w:p>
      <w:pPr>
        <w:pStyle w:val="EndNoteBibliography"/>
        <w:rPr/>
      </w:pPr>
      <w:r>
        <w:rPr/>
        <w:t>4.</w:t>
        <w:tab/>
        <w:t>Farzaneh-Far A, Steigner M, Kwong RY. Applications and limitations of cardiac computed tomography in the evaluation of coronary artery disease. Coron Artery Dis. 2013;24(7):606-12. doi: 10.1097/MCA.0000000000000027. PubMed PMID: 24077228.</w:t>
      </w:r>
    </w:p>
    <w:p>
      <w:pPr>
        <w:pStyle w:val="EndNoteBibliography"/>
        <w:rPr/>
      </w:pPr>
      <w:r>
        <w:rPr/>
        <w:t>5.</w:t>
        <w:tab/>
        <w:t>Ko SM, Choi JW, Hwang HK, Song MG, Shin JK, Chee HK. Diagnostic Performance of Combined Noninvasive Anatomic and Functional Assessment With Dual-Source CT and Adenosine-Induced Stress Dual-Energy CT for Detection of Significant Coronary Stenosis. AJR Am J Roentgenol. 2012;198(3):512-20. doi: 198/3/512 [pii]</w:t>
      </w:r>
    </w:p>
    <w:p>
      <w:pPr>
        <w:pStyle w:val="EndNoteBibliography"/>
        <w:rPr/>
      </w:pPr>
      <w:r>
        <w:rPr/>
        <w:t>10.2214/AJR.11.7029. PubMed PMID: 22357990.</w:t>
      </w:r>
    </w:p>
    <w:p>
      <w:pPr>
        <w:pStyle w:val="EndNoteBibliography"/>
        <w:rPr/>
      </w:pPr>
      <w:r>
        <w:rPr/>
        <w:t>6.</w:t>
        <w:tab/>
        <w:t>Vavere AL, Simon GG, George RT, Rochitte CE, Arai AE, Miller JM, et al. Diagnostic performance of combined noninvasive coronary angiography and myocardial perfusion imaging using 320 row detector computed tomography: design and implementation of the CORE320 multicenter, multinational diagnostic study. J Cardiovasc Comput Tomogr. 2011;5(6):370-81. doi: 10.1016/j.jcct.2011.11.001. PubMed PMID: 22146496; PubMed Central PMCID: PMCPMC3828643.</w:t>
      </w:r>
    </w:p>
    <w:p>
      <w:pPr>
        <w:pStyle w:val="EndNoteBibliography"/>
        <w:rPr/>
      </w:pPr>
      <w:r>
        <w:rPr>
          <w:lang w:val="de-DE"/>
        </w:rPr>
        <w:t>7.</w:t>
        <w:tab/>
        <w:t xml:space="preserve">Bamberg F, Marcus RP, Becker A, Hildebrandt K, Bauner K, Schwarz F, et al. </w:t>
      </w:r>
      <w:r>
        <w:rPr/>
        <w:t>Dynamic myocardial CT perfusion imaging for evaluation of myocardial ischemia as determined by MR imaging. JACC Cardiovasc Imaging. 2014;7(3):267-77. doi: 10.1016/j.jcmg.2013.06.008. PubMed PMID: 24529887.</w:t>
      </w:r>
    </w:p>
    <w:p>
      <w:pPr>
        <w:pStyle w:val="EndNoteBibliography"/>
        <w:rPr/>
      </w:pPr>
      <w:r>
        <w:rPr/>
        <w:t>8.</w:t>
        <w:tab/>
        <w:t>Rochitte CE, George RT, Chen MY, Arbab-Zadeh A, Dewey M, Miller JM, et al. Computed tomography angiography and perfusion to assess coronary artery stenosis causing perfusion defects by single photon emission computed tomography: the CORE320 study. Eur Heart J. 2014;35(17):1120-30. doi: 10.1093/eurheartj/eht488. PubMed PMID: 24255127.</w:t>
      </w:r>
    </w:p>
    <w:p>
      <w:pPr>
        <w:pStyle w:val="EndNoteBibliography"/>
        <w:rPr/>
      </w:pPr>
      <w:r>
        <w:rPr/>
        <w:t>9.</w:t>
        <w:tab/>
        <w:t>George RT, Mehra VC, Chen MY, Kitagawa K, Arbab-Zadeh A, Miller JM, et al. Myocardial CT perfusion imaging and SPECT for the diagnosis of coronary artery disease: a head-to-head comparison from the CORE320 multicenter diagnostic performance study. Radiology. 2014;272(2):407-16. Epub 2014/05/29. doi: 10.1148/radiol.14140806. PubMed PMID: 24865312; PubMed Central PMCID: PMCPMC4263655.</w:t>
      </w:r>
    </w:p>
    <w:p>
      <w:pPr>
        <w:pStyle w:val="EndNoteBibliography"/>
        <w:rPr/>
      </w:pPr>
      <w:r>
        <w:rPr>
          <w:lang w:val="de-DE"/>
        </w:rPr>
        <w:t>10.</w:t>
        <w:tab/>
        <w:t xml:space="preserve">Flohr TG, De Cecco CN, Schmidt B, Wang R, Schoepf UJ, Meinel FG. </w:t>
      </w:r>
      <w:r>
        <w:rPr/>
        <w:t>Computed tomographic assessment of coronary artery disease: state-of-the-art imaging techniques. Radiol Clin North Am. 2015;53(2):271-85. doi: 10.1016/j.rcl.2014.11.011. PubMed PMID: 25726993.</w:t>
      </w:r>
    </w:p>
    <w:p>
      <w:pPr>
        <w:pStyle w:val="EndNoteBibliography"/>
        <w:rPr/>
      </w:pPr>
      <w:r>
        <w:rPr/>
        <w:t>11.</w:t>
        <w:tab/>
        <w:t>Williams MC, Newby DE. CT myocardial perfusion imaging: current status and future directions. Clinical radiology. 2016;71(8):739-49. Epub 2016/04/20. doi: 10.1016/j.crad.2016.03.006. PubMed PMID: 27091433.</w:t>
      </w:r>
    </w:p>
    <w:p>
      <w:pPr>
        <w:pStyle w:val="EndNoteBibliography"/>
        <w:rPr/>
      </w:pPr>
      <w:r>
        <w:rPr/>
        <w:t>12.</w:t>
        <w:tab/>
        <w:t>Rossi A, Merkus D, Klotz E, Mollet N, de Feyter PJ, Krestin GP. Stress myocardial perfusion: imaging with multidetector CT. Radiology. 2014;270(1):25-46. Epub 2013/12/21. doi: 10.1148/radiol.13112739. PubMed PMID: 24354374.</w:t>
      </w:r>
    </w:p>
    <w:p>
      <w:pPr>
        <w:pStyle w:val="EndNoteBibliography"/>
        <w:rPr/>
      </w:pPr>
      <w:r>
        <w:rPr/>
        <w:t>13.</w:t>
        <w:tab/>
        <w:t>Sorgaard MH, Kofoed KF, Linde JJ, George RT, Rochitte CE, Feuchtner G, et al. Diagnostic accuracy of static CT perfusion for the detection of myocardial ischemia. A systematic review and meta-analysis. Journal of cardiovascular computed tomography. 2016;10(6):450-7. Epub 2016/10/25. doi: 10.1016/j.jcct.2016.09.003. PubMed PMID: 27773634.</w:t>
      </w:r>
    </w:p>
    <w:p>
      <w:pPr>
        <w:pStyle w:val="EndNoteBibliography"/>
        <w:rPr/>
      </w:pPr>
      <w:r>
        <w:rPr/>
        <w:t>14.</w:t>
        <w:tab/>
        <w:t>Varga-Szemes A, Meinel FG, De Cecco CN, Fuller SR, Bayer RR, Schoepf UJ. CT myocardial perfusion imaging. AJR Am J Roentgenol. 2015;204(3):487-97. doi: 10.2214/AJR.14.13546. PubMed PMID: 25714277.</w:t>
      </w:r>
    </w:p>
    <w:p>
      <w:pPr>
        <w:pStyle w:val="EndNoteBibliography"/>
        <w:rPr/>
      </w:pPr>
      <w:r>
        <w:rPr/>
        <w:t>15.</w:t>
        <w:tab/>
        <w:t>De Cecco CN, Varga-Szemes A, Meinel FG, Renker M, Schoepf UJ. Beyond stenosis detection: computed tomography approaches for determining the functional relevance of coronary artery disease. Radiol Clin North Am. 2015;53(2):317-34. doi: 10.1016/j.rcl.2014.11.009. PubMed PMID: 25726997.</w:t>
      </w:r>
    </w:p>
    <w:p>
      <w:pPr>
        <w:pStyle w:val="EndNoteBibliography"/>
        <w:rPr/>
      </w:pPr>
      <w:r>
        <w:rPr/>
        <w:t>16.</w:t>
        <w:tab/>
        <w:t>Caruso D, Eid M, Schoepf UJ, Jin KN, Varga-Szemes A, Tesche C, et al. Dynamic CT myocardial perfusion imaging. European journal of radiology. 2016;85(10):1893-9. Epub 2016/08/12. doi: 10.1016/j.ejrad.2016.07.017. PubMed PMID: 27510361.</w:t>
      </w:r>
    </w:p>
    <w:p>
      <w:pPr>
        <w:pStyle w:val="EndNoteBibliography"/>
        <w:rPr/>
      </w:pPr>
      <w:r>
        <w:rPr/>
        <w:t>17.</w:t>
        <w:tab/>
        <w:t>Kikuchi Y, Oyama-Manabe N, Naya M, Manabe O, Tomiyama Y, Sasaki T, et al. Quantification of myocardial blood flow using dynamic 320-row multi-detector CT as compared with ¹</w:t>
      </w:r>
      <w:r>
        <w:rPr>
          <w:rFonts w:cs="Cambria Math" w:ascii="Cambria Math" w:hAnsi="Cambria Math"/>
        </w:rPr>
        <w:t>⁵</w:t>
      </w:r>
      <w:r>
        <w:rPr/>
        <w:t>O-H</w:t>
      </w:r>
      <w:r>
        <w:rPr>
          <w:rFonts w:cs="Cambria Math" w:ascii="Cambria Math" w:hAnsi="Cambria Math"/>
        </w:rPr>
        <w:t>₂</w:t>
      </w:r>
      <w:r>
        <w:rPr/>
        <w:t>O PET. Eur Radiol. 2014;24(7):1547-56. doi: 10.1007/s00330-014-3164-3. PubMed PMID: 24744200.</w:t>
      </w:r>
    </w:p>
    <w:p>
      <w:pPr>
        <w:pStyle w:val="EndNoteBibliography"/>
        <w:rPr/>
      </w:pPr>
      <w:r>
        <w:rPr/>
        <w:t>18.</w:t>
        <w:tab/>
        <w:t>Feger S, Shaban A, Lukas S, Kendziorra C, Rief M, Zimmermann E, et al. Temporal averaging for analysis of four-dimensional whole-heart computed tomography perfusion of the myocardium: proof-of-concept study. The international journal of cardiovascular imaging. 2016. Epub 2016/11/11. doi: 10.1007/s10554-016-1011-0. PubMed PMID: 27832419.</w:t>
      </w:r>
    </w:p>
    <w:p>
      <w:pPr>
        <w:pStyle w:val="EndNoteBibliography"/>
        <w:rPr/>
      </w:pPr>
      <w:r>
        <w:rPr>
          <w:lang w:val="de-DE"/>
        </w:rPr>
        <w:t>19.</w:t>
        <w:tab/>
        <w:t xml:space="preserve">Feger S, Rief M, Zimmermann E, Martus P, Schuijf JD, Blobel J, et al. </w:t>
      </w:r>
      <w:r>
        <w:rPr/>
        <w:t>The Impact of Different Levels of Adaptive Iterative Dose Reduction 3D on Image Quality of 320-Row Coronary CT Angiography: A Clinical Trial. PloS one. 2015;10(5):e0125943. Epub 2015/05/07. doi: 10.1371/journal.pone.0125943. PubMed PMID: 25945924; PubMed Central PMCID: PMCPMC4422621.</w:t>
      </w:r>
    </w:p>
    <w:p>
      <w:pPr>
        <w:pStyle w:val="EndNoteBibliography"/>
        <w:rPr/>
      </w:pPr>
      <w:r>
        <w:rPr>
          <w:lang w:val="de-DE"/>
        </w:rPr>
        <w:t>20.</w:t>
        <w:tab/>
        <w:t xml:space="preserve">Enders J, Rief M, Zimmermann E, Asbach P, Diederichs G, Wetz C, et al. </w:t>
      </w:r>
      <w:r>
        <w:rPr/>
        <w:t>High-field open versus short-bore magnetic resonance imaging of the spine: a randomized controlled comparison of image quality. PloS one. 2013;8(12):e83427. Epub 2014/01/07. doi: 10.1371/journal.pone.0083427. PubMed PMID: 24391767; PubMed Central PMCID: PMCPMC3877023.</w:t>
      </w:r>
    </w:p>
    <w:p>
      <w:pPr>
        <w:pStyle w:val="Index"/>
        <w:spacing w:lineRule="auto" w:line="360"/>
        <w:rPr>
          <w:rFonts w:ascii="Times New Roman" w:hAnsi="Times New Roman" w:cs="Times New Roman"/>
        </w:rPr>
      </w:pPr>
      <w:r>
        <w:rPr>
          <w:rFonts w:cs="Times New Roman" w:ascii="Times New Roman" w:hAnsi="Times New Roman"/>
        </w:rPr>
      </w:r>
    </w:p>
    <w:p>
      <w:pPr>
        <w:pStyle w:val="Normal"/>
        <w:widowControl/>
        <w:suppressAutoHyphens w:val="false"/>
        <w:spacing w:lineRule="auto" w:line="276" w:before="0" w:after="200"/>
        <w:rPr/>
      </w:pPr>
      <w:r>
        <w:rPr/>
      </w:r>
    </w:p>
    <w:sect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Carsten Kendziorra" w:date="2016-11-24T14:06:00Z" w:initials="CK">
    <w:p>
      <w:r>
        <w:rPr>
          <w:rFonts w:eastAsia="DejaVu Sans" w:cs="DejaVu Sans"/>
          <w:lang w:eastAsia="en-US" w:bidi="en-US" w:val="de-DE"/>
        </w:rPr>
        <w:t xml:space="preserve">vllt. Noch erwähnen, warum Konturschärfe wichtig ist? 1. </w:t>
      </w:r>
      <w:r>
        <w:rPr>
          <w:rFonts w:eastAsia="DejaVu Sans" w:cs="DejaVu Sans"/>
          <w:lang w:val="en-US" w:eastAsia="en-US" w:bidi="en-US"/>
        </w:rPr>
        <w:t>For segmentation (important preprocessing  step for perfusion analysis); 2. ??? … for visual and quantitative assessment of  perfusion ??? …</w:t>
      </w:r>
    </w:p>
    <w:p>
      <w:r>
        <w:rPr>
          <w:rFonts w:ascii="Wingdings" w:hAnsi="Wingdings" w:eastAsia="Wingdings" w:cs="Wingdings"/>
          <w:lang w:val="en-US" w:eastAsia="en-US" w:bidi="en-US"/>
        </w:rPr>
        <w:t></w:t>
      </w:r>
    </w:p>
  </w:comment>
  <w:comment w:id="1" w:author="Carsten Kendziorra" w:date="2016-11-24T14:06:00Z" w:initials="CK">
    <w:p>
      <w:r>
        <w:rPr>
          <w:rFonts w:eastAsia="DejaVu Sans" w:cs="DejaVu Sans"/>
          <w:lang w:val="en-US" w:eastAsia="en-US" w:bidi="en-US"/>
        </w:rPr>
        <w:t>sagt man wirklich “strong levels of AIDR”? nicht AIDR strong?</w:t>
      </w:r>
    </w:p>
    <w:p>
      <w:r>
        <w:rPr>
          <w:rFonts w:ascii="Wingdings" w:hAnsi="Wingdings" w:eastAsia="Wingdings" w:cs="Wingdings"/>
          <w:lang w:val="en-US" w:eastAsia="en-US" w:bidi="en-US"/>
        </w:rPr>
        <w:t></w:t>
      </w:r>
    </w:p>
  </w:comment>
  <w:comment w:id="2" w:author="Carsten Kendziorra" w:date="2016-11-24T14:06:00Z" w:initials="CK">
    <w:p>
      <w:r>
        <w:rPr>
          <w:rFonts w:eastAsia="DejaVu Sans" w:cs="DejaVu Sans"/>
          <w:lang w:eastAsia="en-US" w:bidi="en-US" w:val="de-DE"/>
        </w:rPr>
        <w:t>“d” und “m” hatte ich die Dinger mal genannt… vllt. geht’s besser? Evtl. konsistent mit dem PONE paper von Judith?</w:t>
      </w:r>
    </w:p>
    <w:p>
      <w:r>
        <w:rPr>
          <w:rFonts w:eastAsia="DejaVu Sans" w:cs="DejaVu Sans"/>
          <w:lang w:eastAsia="en-US" w:bidi="en-US" w:val="de-DE"/>
        </w:rPr>
        <w:t xml:space="preserve"> Die Erklärung von d und m ist im ganzen paper oft schwammig (d) oder falsch (m)</w:t>
      </w:r>
    </w:p>
    <w:p>
      <w:r>
        <w:rPr>
          <w:rFonts w:eastAsia="DejaVu Sans" w:cs="DejaVu Sans"/>
          <w:lang w:eastAsia="en-US" w:bidi="en-US" w:val="de-DE"/>
        </w:rPr>
        <w:t>m ist der Anstieg der Geraden, die den 25 und 75% verbindet!!!</w:t>
      </w:r>
    </w:p>
    <w:p>
      <w:r>
        <w:rPr>
          <w:rFonts w:ascii="Wingdings" w:hAnsi="Wingdings" w:eastAsia="Wingdings" w:cs="Wingdings"/>
          <w:lang w:eastAsia="en-US" w:bidi="en-US" w:val="de-DE"/>
        </w:rPr>
        <w:t></w:t>
      </w:r>
    </w:p>
  </w:comment>
  <w:comment w:id="3" w:author="Carsten Kendziorra" w:date="2016-11-24T14:06:00Z" w:initials="CK">
    <w:p>
      <w:r>
        <w:rPr>
          <w:rFonts w:eastAsia="DejaVu Sans" w:cs="DejaVu Sans"/>
          <w:lang w:val="en-US" w:eastAsia="en-US" w:bidi="en-US"/>
        </w:rPr>
        <w:t>Ist das nicht untertrieben?</w:t>
      </w:r>
    </w:p>
    <w:p>
      <w:r>
        <w:rPr>
          <w:rFonts w:ascii="Wingdings" w:hAnsi="Wingdings" w:eastAsia="Wingdings" w:cs="Wingdings"/>
          <w:lang w:val="en-US" w:eastAsia="en-US" w:bidi="en-US"/>
        </w:rPr>
        <w:t></w:t>
      </w:r>
    </w:p>
  </w:comment>
  <w:comment w:id="4" w:author="Carsten Kendziorra" w:date="2016-11-24T14:06:00Z" w:initials="CK">
    <w:p>
      <w:r>
        <w:rPr>
          <w:rFonts w:eastAsia="DejaVu Sans" w:cs="DejaVu Sans"/>
          <w:lang w:val="en-US" w:eastAsia="en-US" w:bidi="en-US"/>
        </w:rPr>
        <w:t xml:space="preserve">Formulierung, siehe oben </w:t>
      </w:r>
    </w:p>
    <w:p>
      <w:r>
        <w:rPr>
          <w:rFonts w:ascii="Wingdings" w:hAnsi="Wingdings" w:eastAsia="Wingdings" w:cs="Wingdings"/>
          <w:lang w:val="en-US" w:eastAsia="en-US" w:bidi="en-US"/>
        </w:rPr>
        <w:t></w:t>
      </w:r>
    </w:p>
  </w:comment>
  <w:comment w:id="5" w:author="Carsten Kendziorra" w:date="2016-11-24T14:06:00Z" w:initials="CK">
    <w:p>
      <w:r>
        <w:rPr>
          <w:rFonts w:eastAsia="DejaVu Sans" w:cs="DejaVu Sans"/>
          <w:lang w:val="en-US" w:eastAsia="en-US" w:bidi="en-US"/>
        </w:rPr>
        <w:t>?, siehe oben</w:t>
      </w:r>
    </w:p>
    <w:p>
      <w:r>
        <w:rPr>
          <w:rFonts w:ascii="Wingdings" w:hAnsi="Wingdings" w:eastAsia="Wingdings" w:cs="Wingdings"/>
          <w:lang w:val="en-US" w:eastAsia="en-US" w:bidi="en-US"/>
        </w:rPr>
        <w:t></w:t>
      </w:r>
    </w:p>
  </w:comment>
  <w:comment w:id="6" w:author="Carsten Kendziorra" w:date="2016-11-24T14:06:00Z" w:initials="CK">
    <w:p>
      <w:r>
        <w:rPr>
          <w:rFonts w:eastAsia="DejaVu Sans" w:cs="DejaVu Sans"/>
          <w:lang w:eastAsia="en-US" w:bidi="en-US" w:val="de-DE"/>
        </w:rPr>
        <w:t>Auch hier vllt. Nochmal schreiben, warum Konturschärfe interessant ist, siehe Abstract</w:t>
      </w:r>
    </w:p>
    <w:p>
      <w:r>
        <w:rPr>
          <w:rFonts w:ascii="Wingdings" w:hAnsi="Wingdings" w:eastAsia="Wingdings" w:cs="Wingdings"/>
          <w:lang w:eastAsia="en-US" w:bidi="en-US" w:val="de-DE"/>
        </w:rPr>
        <w:t></w:t>
      </w:r>
    </w:p>
  </w:comment>
  <w:comment w:id="7" w:author="Carsten Kendziorra" w:date="2016-11-24T14:06:00Z" w:initials="CK">
    <w:p>
      <w:r>
        <w:rPr>
          <w:rFonts w:eastAsia="DejaVu Sans" w:cs="DejaVu Sans"/>
          <w:lang w:eastAsia="en-US" w:bidi="en-US" w:val="de-DE"/>
        </w:rPr>
        <w:t xml:space="preserve">Dynamic = 4D; so ist es doppelt ; evlt. </w:t>
      </w:r>
      <w:r>
        <w:rPr>
          <w:rFonts w:eastAsia="DejaVu Sans" w:cs="DejaVu Sans"/>
          <w:lang w:val="en-US" w:eastAsia="en-US" w:bidi="en-US"/>
        </w:rPr>
        <w:t>„dynamic or so called 4 dimensional…“</w:t>
      </w:r>
    </w:p>
    <w:p>
      <w:r>
        <w:rPr>
          <w:rFonts w:ascii="Wingdings" w:hAnsi="Wingdings" w:eastAsia="Wingdings" w:cs="Wingdings"/>
          <w:lang w:val="en-US" w:eastAsia="en-US" w:bidi="en-US"/>
        </w:rPr>
        <w:t></w:t>
      </w:r>
    </w:p>
  </w:comment>
  <w:comment w:id="8" w:author="Carsten Kendziorra" w:date="2016-11-24T14:06:00Z" w:initials="CK">
    <w:p>
      <w:r>
        <w:rPr>
          <w:rFonts w:eastAsia="DejaVu Sans" w:cs="DejaVu Sans"/>
          <w:lang w:eastAsia="en-US" w:bidi="en-US" w:val="de-DE"/>
        </w:rPr>
        <w:t xml:space="preserve">Das wurde in der Praxis ja noch nicht gezeigt, oder ? Klingt etwas zu forsch…  weil Zukunftsmusik … oder war da jemand schneller als wir ? </w:t>
      </w:r>
      <w:r>
        <w:rPr>
          <w:rFonts w:ascii="Wingdings" w:hAnsi="Wingdings" w:eastAsia="Wingdings" w:cs="Wingdings"/>
          <w:lang w:eastAsia="en-US" w:bidi="en-US" w:val="de-DE"/>
        </w:rPr>
        <w:t></w:t>
      </w:r>
    </w:p>
    <w:p>
      <w:r>
        <w:rPr>
          <w:rFonts w:ascii="Wingdings" w:hAnsi="Wingdings" w:eastAsia="Wingdings" w:cs="Wingdings"/>
          <w:lang w:eastAsia="en-US" w:bidi="en-US" w:val="de-DE"/>
        </w:rPr>
        <w:t></w:t>
      </w:r>
    </w:p>
  </w:comment>
  <w:comment w:id="9" w:author="Carsten Kendziorra" w:date="2016-11-24T14:06:00Z" w:initials="CK">
    <w:p>
      <w:r>
        <w:rPr>
          <w:rFonts w:eastAsia="DejaVu Sans" w:cs="DejaVu Sans"/>
          <w:lang w:val="en-US" w:eastAsia="en-US" w:bidi="en-US"/>
        </w:rPr>
        <w:t>Was is mit PET oder SPECT?</w:t>
      </w:r>
    </w:p>
    <w:p>
      <w:r>
        <w:rPr>
          <w:rFonts w:ascii="Wingdings" w:hAnsi="Wingdings" w:eastAsia="Wingdings" w:cs="Wingdings"/>
          <w:lang w:val="en-US" w:eastAsia="en-US" w:bidi="en-US"/>
        </w:rPr>
        <w:t></w:t>
      </w:r>
    </w:p>
  </w:comment>
  <w:comment w:id="10" w:author="Carsten Kendziorra" w:date="2016-11-24T14:06:00Z" w:initials="CK">
    <w:p>
      <w:r>
        <w:rPr>
          <w:rFonts w:eastAsia="DejaVu Sans" w:cs="DejaVu Sans"/>
          <w:lang w:val="en-US" w:eastAsia="en-US" w:bidi="en-US"/>
        </w:rPr>
        <w:t></w:t>
      </w:r>
      <w:r>
        <w:rPr>
          <w:rFonts w:eastAsia="DejaVu Sans" w:cs="DejaVu Sans"/>
          <w:lang w:eastAsia="en-US" w:bidi="en-US" w:val="de-DE"/>
        </w:rPr>
        <w:t xml:space="preserve">Entweder mein schlechtes Englisch, oder Eures </w:t>
      </w:r>
      <w:r>
        <w:rPr>
          <w:rFonts w:ascii="Wingdings" w:hAnsi="Wingdings" w:eastAsia="Wingdings" w:cs="Wingdings"/>
          <w:lang w:val="en-US" w:eastAsia="en-US" w:bidi="en-US"/>
        </w:rPr>
        <w:t></w:t>
      </w:r>
      <w:r>
        <w:rPr>
          <w:rFonts w:eastAsia="DejaVu Sans" w:cs="DejaVu Sans"/>
          <w:lang w:eastAsia="en-US" w:bidi="en-US" w:val="de-DE"/>
        </w:rPr>
        <w:t xml:space="preserve"> Ich verstehe: Die Reduktion der Anzahl der Parameter reduziert die Dosis… und das ist ja Quatsch</w:t>
      </w:r>
    </w:p>
    <w:p>
      <w:r>
        <w:rPr>
          <w:rFonts w:ascii="Wingdings" w:hAnsi="Wingdings" w:eastAsia="Wingdings" w:cs="Wingdings"/>
          <w:lang w:eastAsia="en-US" w:bidi="en-US" w:val="de-DE"/>
        </w:rPr>
        <w:t></w:t>
      </w:r>
    </w:p>
  </w:comment>
  <w:comment w:id="11" w:author="Carsten Kendziorra" w:date="2016-11-24T14:06:00Z" w:initials="CK">
    <w:p>
      <w:r>
        <w:rPr>
          <w:rFonts w:eastAsia="DejaVu Sans" w:cs="DejaVu Sans"/>
          <w:lang w:val="en-US" w:eastAsia="en-US" w:bidi="en-US"/>
        </w:rPr>
        <w:t></w:t>
      </w:r>
      <w:r>
        <w:rPr>
          <w:rFonts w:eastAsia="DejaVu Sans" w:cs="DejaVu Sans"/>
          <w:lang w:eastAsia="en-US" w:bidi="en-US" w:val="de-DE"/>
        </w:rPr>
        <w:t>Hmm, sagt man das so? Vllt. „behavior“ oder so statt „design“? „design klingt so gewollt, was aber hier nicht der Fall ist.</w:t>
      </w:r>
    </w:p>
    <w:p>
      <w:r>
        <w:rPr>
          <w:rFonts w:ascii="Wingdings" w:hAnsi="Wingdings" w:eastAsia="Wingdings" w:cs="Wingdings"/>
          <w:lang w:eastAsia="en-US" w:bidi="en-US" w:val="de-DE"/>
        </w:rPr>
        <w:t></w:t>
      </w:r>
    </w:p>
  </w:comment>
  <w:comment w:id="12" w:author="Carsten Kendziorra" w:date="2016-11-24T14:06:00Z" w:initials="CK">
    <w:p>
      <w:r>
        <w:rPr>
          <w:rFonts w:eastAsia="DejaVu Sans" w:cs="DejaVu Sans"/>
          <w:lang w:val="en-US" w:eastAsia="en-US" w:bidi="en-US"/>
        </w:rPr>
        <w:t>2 Studien, aber nur 1 Quelle…</w:t>
      </w:r>
    </w:p>
    <w:p>
      <w:r>
        <w:rPr>
          <w:rFonts w:ascii="Wingdings" w:hAnsi="Wingdings" w:eastAsia="Wingdings" w:cs="Wingdings"/>
          <w:lang w:val="en-US" w:eastAsia="en-US" w:bidi="en-US"/>
        </w:rPr>
        <w:t></w:t>
      </w:r>
    </w:p>
  </w:comment>
  <w:comment w:id="13" w:author="Carsten Kendziorra" w:date="2016-11-24T14:06:00Z" w:initials="CK">
    <w:p>
      <w:r>
        <w:rPr>
          <w:rFonts w:eastAsia="DejaVu Sans" w:cs="DejaVu Sans"/>
          <w:lang w:val="en-US" w:eastAsia="en-US" w:bidi="en-US"/>
        </w:rPr>
        <w:t></w:t>
      </w:r>
      <w:r>
        <w:rPr>
          <w:rFonts w:eastAsia="DejaVu Sans" w:cs="DejaVu Sans"/>
          <w:lang w:eastAsia="en-US" w:bidi="en-US" w:val="de-DE"/>
        </w:rPr>
        <w:t>Huii!!! Es waren 30! Nicht 34! Step1 -4 sind nicht Teil der genehmigten Studie.</w:t>
      </w:r>
    </w:p>
    <w:p>
      <w:r>
        <w:rPr>
          <w:rFonts w:ascii="Wingdings" w:hAnsi="Wingdings" w:eastAsia="Wingdings" w:cs="Wingdings"/>
          <w:lang w:eastAsia="en-US" w:bidi="en-US" w:val="de-DE"/>
        </w:rPr>
        <w:t></w:t>
      </w:r>
    </w:p>
  </w:comment>
  <w:comment w:id="14" w:author="Carsten Kendziorra" w:date="2016-11-24T14:06:00Z" w:initials="CK">
    <w:p>
      <w:r>
        <w:rPr>
          <w:rFonts w:eastAsia="DejaVu Sans" w:cs="DejaVu Sans"/>
          <w:lang w:val="en-US" w:eastAsia="en-US" w:bidi="en-US"/>
        </w:rPr>
        <w:t>Siehe oben</w:t>
      </w:r>
    </w:p>
    <w:p>
      <w:r>
        <w:rPr>
          <w:rFonts w:ascii="Wingdings" w:hAnsi="Wingdings" w:eastAsia="Wingdings" w:cs="Wingdings"/>
          <w:lang w:val="en-US" w:eastAsia="en-US" w:bidi="en-US"/>
        </w:rPr>
        <w:t></w:t>
      </w:r>
    </w:p>
  </w:comment>
  <w:comment w:id="15" w:author="Carsten Kendziorra" w:date="2016-11-24T14:06:00Z" w:initials="CK">
    <w:p>
      <w:r>
        <w:rPr>
          <w:rFonts w:eastAsia="DejaVu Sans" w:cs="DejaVu Sans"/>
          <w:lang w:val="en-US" w:eastAsia="en-US" w:bidi="en-US"/>
        </w:rPr>
        <w:t></w:t>
      </w:r>
      <w:r>
        <w:rPr>
          <w:rFonts w:eastAsia="DejaVu Sans" w:cs="DejaVu Sans"/>
          <w:lang w:eastAsia="en-US" w:bidi="en-US" w:val="de-DE"/>
        </w:rPr>
        <w:t>In terms of noise, SNR… ??? Kantenschärfe wird ja nicht verbessert</w:t>
      </w:r>
    </w:p>
    <w:p>
      <w:r>
        <w:rPr>
          <w:rFonts w:ascii="Wingdings" w:hAnsi="Wingdings" w:eastAsia="Wingdings" w:cs="Wingdings"/>
          <w:lang w:eastAsia="en-US" w:bidi="en-US" w:val="de-DE"/>
        </w:rPr>
        <w:t></w:t>
      </w:r>
    </w:p>
  </w:comment>
  <w:comment w:id="16" w:author="Carsten Kendziorra" w:date="2016-11-24T14:06:00Z" w:initials="CK">
    <w:p>
      <w:r>
        <w:rPr>
          <w:rFonts w:eastAsia="DejaVu Sans" w:cs="DejaVu Sans"/>
          <w:lang w:val="en-US" w:eastAsia="en-US" w:bidi="en-US"/>
        </w:rPr>
        <w:t>Really? What are motion artifacts? Motion between 2 acquisition? then  it’s getting worth with temp av.</w:t>
      </w:r>
    </w:p>
    <w:p>
      <w:r>
        <w:rPr>
          <w:rFonts w:ascii="Wingdings" w:hAnsi="Wingdings" w:eastAsia="Wingdings" w:cs="Wingdings"/>
          <w:lang w:val="en-US" w:eastAsia="en-US" w:bidi="en-US"/>
        </w:rPr>
        <w:t></w:t>
      </w:r>
    </w:p>
  </w:comment>
  <w:comment w:id="17" w:author="Carsten Kendziorra" w:date="2016-11-24T14:06:00Z" w:initials="CK">
    <w:p>
      <w:r>
        <w:rPr>
          <w:rFonts w:eastAsia="DejaVu Sans" w:cs="DejaVu Sans"/>
          <w:lang w:val="en-US" w:eastAsia="en-US" w:bidi="en-US"/>
        </w:rPr>
        <w:t></w:t>
      </w:r>
      <w:r>
        <w:rPr>
          <w:rFonts w:eastAsia="DejaVu Sans" w:cs="DejaVu Sans"/>
          <w:lang w:eastAsia="en-US" w:bidi="en-US" w:val="de-DE"/>
        </w:rPr>
        <w:t xml:space="preserve">Nicht wirklich; die Kurven wurden damit ausgelesen; aber die exakte Messung der Kanten erfolgte mit R (Carsten) oder in Einzefällen mit Excel (Sarah); Keine Ahnung, ob man das so erwähnen muss, aber nicht das jemand denkt, CardiacPerfusion kann die Kantenschärfe messen… und Reviewer ist und das dann ausprobieren will </w:t>
      </w:r>
      <w:r>
        <w:rPr>
          <w:rFonts w:ascii="Wingdings" w:hAnsi="Wingdings" w:eastAsia="Wingdings" w:cs="Wingdings"/>
          <w:lang w:eastAsia="en-US" w:bidi="en-US" w:val="de-DE"/>
        </w:rPr>
        <w:t></w:t>
      </w:r>
    </w:p>
  </w:comment>
  <w:comment w:id="18" w:author="Carsten Kendziorra" w:date="2016-11-24T14:06:00Z" w:initials="CK">
    <w:p>
      <w:r>
        <w:rPr>
          <w:rFonts w:eastAsia="DejaVu Sans" w:cs="DejaVu Sans"/>
          <w:lang w:val="en-US" w:eastAsia="en-US" w:bidi="en-US"/>
        </w:rPr>
        <w:t></w:t>
      </w:r>
      <w:r>
        <w:rPr>
          <w:rFonts w:eastAsia="DejaVu Sans" w:cs="DejaVu Sans"/>
          <w:lang w:eastAsia="en-US" w:bidi="en-US" w:val="de-DE"/>
        </w:rPr>
        <w:t>@Ahmed: hatten wir nen Tag gemacht?</w:t>
      </w:r>
    </w:p>
  </w:comment>
  <w:comment w:id="19" w:author="Carsten Kendziorra" w:date="2016-11-24T14:06:00Z" w:initials="CK">
    <w:p>
      <w:r>
        <w:rPr>
          <w:rFonts w:eastAsia="DejaVu Sans" w:cs="DejaVu Sans"/>
          <w:lang w:val="en-US" w:eastAsia="en-US" w:bidi="en-US"/>
        </w:rPr>
        <w:t>Figure 1 zeigt aber 2-Kammerblick</w:t>
      </w:r>
    </w:p>
  </w:comment>
  <w:comment w:id="20" w:author="Carsten Kendziorra" w:date="2016-11-24T14:06:00Z" w:initials="CK">
    <w:p>
      <w:r>
        <w:rPr>
          <w:rFonts w:eastAsia="DejaVu Sans" w:cs="DejaVu Sans"/>
          <w:lang w:val="en-US" w:eastAsia="en-US" w:bidi="en-US"/>
        </w:rPr>
        <w:t></w:t>
      </w:r>
      <w:r>
        <w:rPr>
          <w:rFonts w:eastAsia="DejaVu Sans" w:cs="DejaVu Sans"/>
          <w:lang w:eastAsia="en-US" w:bidi="en-US" w:val="de-DE"/>
        </w:rPr>
        <w:t xml:space="preserve">Kann das anatomisch  nicht gut beschreiben, aber so ist es falsch; „myocardium of … right ventricle“? … who cares? </w:t>
      </w:r>
      <w:r>
        <w:rPr>
          <w:rFonts w:eastAsia="DejaVu Sans" w:cs="DejaVu Sans"/>
          <w:lang w:val="en-US" w:eastAsia="en-US" w:bidi="en-US"/>
        </w:rPr>
        <w:t>Vllt: Line from the center of the RV through septum, ncetaenalue% e 25% und 75% pointsd right ventricle? on the other side...muss, aber nicht das jemand denkt, CardiacPerfusion kannLV and this wall on the other side…“ nur besser formuliert</w:t>
      </w:r>
    </w:p>
  </w:comment>
  <w:comment w:id="21" w:author="Carsten Kendziorra" w:date="2016-11-24T14:06:00Z" w:initials="CK">
    <w:p>
      <w:r>
        <w:rPr>
          <w:rFonts w:eastAsia="DejaVu Sans" w:cs="DejaVu Sans"/>
          <w:lang w:val="en-US" w:eastAsia="en-US" w:bidi="en-US"/>
        </w:rPr>
        <w:t>Abkürzung RV und LV?</w:t>
      </w:r>
    </w:p>
  </w:comment>
  <w:comment w:id="22" w:author="Carsten Kendziorra" w:date="2016-11-24T14:06:00Z" w:initials="CK">
    <w:p>
      <w:r>
        <w:rPr>
          <w:rFonts w:eastAsia="DejaVu Sans" w:cs="DejaVu Sans"/>
          <w:lang w:val="en-US" w:eastAsia="en-US" w:bidi="en-US"/>
        </w:rPr>
        <w:t>???</w:t>
      </w:r>
    </w:p>
  </w:comment>
  <w:comment w:id="23" w:author="Carsten Kendziorra" w:date="2016-11-24T14:06:00Z" w:initials="CK">
    <w:p>
      <w:r>
        <w:rPr>
          <w:rFonts w:eastAsia="DejaVu Sans" w:cs="DejaVu Sans"/>
          <w:lang w:val="en-US" w:eastAsia="en-US" w:bidi="en-US"/>
        </w:rPr>
        <w:t></w:t>
      </w:r>
      <w:r>
        <w:rPr>
          <w:rFonts w:eastAsia="DejaVu Sans" w:cs="DejaVu Sans"/>
          <w:lang w:eastAsia="en-US" w:bidi="en-US" w:val="de-DE"/>
        </w:rPr>
        <w:t>Evtl sone Grafik als Erklärung dazu? das rechts soll ein Koordinatensystem sein, mit x an der x-Achse und I als y-Achse; und m ist der Anstieg der grünen Linie!!!</w:t>
      </w:r>
    </w:p>
  </w:comment>
  <w:comment w:id="24" w:author="Carsten Kendziorra" w:date="2016-11-24T14:14:00Z" w:initials="CK">
    <w:p>
      <w:r>
        <w:rPr>
          <w:rFonts w:eastAsia="DejaVu Sans" w:cs="DejaVu Sans"/>
          <w:lang w:val="en-US" w:eastAsia="en-US" w:bidi="en-US"/>
        </w:rPr>
        <w:t>Bland JM, Altman DG (1995) Multiple significance tests: the bonferroni method. BMJ: British Medical Journal 310:170.</w:t>
      </w:r>
    </w:p>
  </w:comment>
  <w:comment w:id="25" w:author="Carsten Kendziorra" w:date="2016-11-24T14:15:00Z" w:initials="CK">
    <w:p>
      <w:r>
        <w:rPr>
          <w:rFonts w:eastAsia="DejaVu Sans" w:cs="DejaVu Sans"/>
          <w:lang w:val="en-US" w:eastAsia="en-US" w:bidi="en-US"/>
        </w:rPr>
        <w:t></w:t>
      </w:r>
      <w:r>
        <w:rPr>
          <w:rFonts w:eastAsia="DejaVu Sans" w:cs="DejaVu Sans"/>
          <w:lang w:eastAsia="en-US" w:bidi="en-US" w:val="de-DE"/>
        </w:rPr>
        <w:t>Würde ich weglassen, sieht doof aus und kann sich jeder selbst überlagen</w:t>
      </w:r>
    </w:p>
  </w:comment>
  <w:comment w:id="26" w:author="Carsten Kendziorra" w:date="2016-11-24T14:18:00Z" w:initials="CK">
    <w:p>
      <w:r>
        <w:rPr>
          <w:rFonts w:eastAsia="DejaVu Sans" w:cs="DejaVu Sans"/>
          <w:lang w:val="en-US" w:eastAsia="en-US" w:bidi="en-US"/>
        </w:rPr>
        <w:t></w:t>
      </w:r>
      <w:r>
        <w:rPr>
          <w:rFonts w:eastAsia="DejaVu Sans" w:cs="DejaVu Sans"/>
          <w:lang w:eastAsia="en-US" w:bidi="en-US" w:val="de-DE"/>
        </w:rPr>
        <w:t>Figure 1 zeigt nu Beispiel, dass dann auch als “example” hier kennzeichnen. Oder ist das was durcheinander gekommen bei der Reihenfolge?</w:t>
      </w:r>
    </w:p>
  </w:comment>
  <w:comment w:id="27" w:author="Carsten Kendziorra" w:date="2016-11-24T14:21:00Z" w:initials="CK">
    <w:p>
      <w:r>
        <w:rPr>
          <w:rFonts w:eastAsia="DejaVu Sans" w:cs="DejaVu Sans"/>
          <w:lang w:val="en-US" w:eastAsia="en-US" w:bidi="en-US"/>
        </w:rPr>
        <w:t>Siehe oben</w:t>
      </w:r>
    </w:p>
  </w:comment>
  <w:comment w:id="28" w:author="Carsten Kendziorra" w:date="2016-11-24T14:21:00Z" w:initials="CK">
    <w:p>
      <w:r>
        <w:rPr>
          <w:rFonts w:eastAsia="DejaVu Sans" w:cs="DejaVu Sans"/>
          <w:lang w:val="en-US" w:eastAsia="en-US" w:bidi="en-US"/>
        </w:rPr>
        <w:t></w:t>
      </w:r>
      <w:r>
        <w:rPr>
          <w:rFonts w:eastAsia="DejaVu Sans" w:cs="DejaVu Sans"/>
          <w:lang w:eastAsia="en-US" w:bidi="en-US" w:val="de-DE"/>
        </w:rPr>
        <w:t>Also als Physiker würde man da maximal 145 +- 125 schreiben, eher 150 +- 130… is in der Medizin vllt anders, aber die Kommastelle kann vllt. weg, oder?</w:t>
      </w:r>
    </w:p>
  </w:comment>
  <w:comment w:id="29" w:author="Carsten Kendziorra" w:date="2016-11-24T14:24:00Z" w:initials="CK">
    <w:p>
      <w:r>
        <w:rPr>
          <w:rFonts w:eastAsia="DejaVu Sans" w:cs="DejaVu Sans"/>
          <w:lang w:val="en-US" w:eastAsia="en-US" w:bidi="en-US"/>
        </w:rPr>
        <w:t></w:t>
      </w:r>
      <w:r>
        <w:rPr>
          <w:rFonts w:eastAsia="DejaVu Sans" w:cs="DejaVu Sans"/>
          <w:lang w:eastAsia="en-US" w:bidi="en-US" w:val="de-DE"/>
        </w:rPr>
        <w:t>Es fehlt ja noch die Beschriftung von Figure 2, aber bis jetzt versteh ich die Referenz nicht</w:t>
      </w:r>
    </w:p>
  </w:comment>
  <w:comment w:id="31" w:author="Unknown Author" w:date="2016-11-24T21:04:11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GB"/>
        </w:rPr>
        <w:t>Wirklich diese Figure 1?</w:t>
      </w:r>
    </w:p>
  </w:comment>
  <w:comment w:id="32" w:author="Carsten Kendziorra" w:date="2016-11-24T21:10:22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Siehe oben</w:t>
      </w:r>
    </w:p>
  </w:comment>
  <w:comment w:id="33" w:author="Carsten Kendziorra" w:date="2016-11-24T21:21:16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Kann man bei einer Publikation von “established” reden?</w:t>
      </w:r>
    </w:p>
  </w:comment>
  <w:comment w:id="34" w:author="Carsten Kendziorra" w:date="2016-11-24T21:23:15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Eigentlich nur 2 Punkte im medialen Myokard… “all relevant ... locations” is für mich übertrieben</w:t>
      </w:r>
    </w:p>
  </w:comment>
  <w:comment w:id="35" w:author="Carsten Kendziorra" w:date="2016-11-24T21:25:40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Wichtig/interessant?</w:t>
      </w:r>
    </w:p>
  </w:comment>
  <w:comment w:id="36" w:author="Carsten Kendziorra" w:date="2016-11-24T21:30:22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So hätte es sein sollen, ist es aber nicht. Ein paar haben weniger</w:t>
      </w:r>
    </w:p>
  </w:comment>
  <w:comment w:id="37" w:author="Carsten Kendziorra" w:date="2016-11-24T21:32:24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Versteh ich nicht; adjustment muss ja nicht gleich erhöhung sein… also schon garnicht erhöhung der dosis; falsch formuliert oder mein englisch?</w:t>
      </w:r>
    </w:p>
  </w:comment>
  <w:comment w:id="38" w:author="Carsten Kendziorra" w:date="2016-11-24T21:50:46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GB"/>
        </w:rPr>
        <w:t>Versteh ich nicht: man schaut sich doch alle 3D-Datensätze an… also kann man doch auch nichts übersehen, oder?</w:t>
      </w:r>
    </w:p>
  </w:comment>
  <w:comment w:id="39" w:author="Carsten Kendziorra" w:date="2016-11-24T21:53:29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Siehe oben</w:t>
      </w:r>
    </w:p>
  </w:comment>
  <w:comment w:id="40" w:author="Carsten Kendziorra" w:date="2016-11-24T22:00:16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Vllt: “A very interesting next step is to… “?</w:t>
      </w:r>
    </w:p>
  </w:comment>
  <w:comment w:id="41" w:author="Carsten Kendziorra" w:date="2016-11-24T22:02:58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Mit d und m zähle ich 2</w:t>
      </w:r>
    </w:p>
  </w:comment>
  <w:comment w:id="42" w:author="Carsten Kendziorra" w:date="2016-11-24T22:05:59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de-DE"/>
        </w:rPr>
        <w:t>Überschrift?</w:t>
      </w:r>
    </w:p>
  </w:comment>
  <w:comment w:id="43" w:author="Carsten Kendziorra" w:date="2016-11-24T22:06:11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de-DE"/>
        </w:rPr>
        <w:t>Als Physiker würde ich 200 schreiben, gilt auch für andere Werte mit hoher “Genauigkeit”</w:t>
      </w:r>
    </w:p>
  </w:comment>
  <w:comment w:id="44" w:author="Carsten Kendziorra" w:date="2016-11-24T22:07:26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de-DE"/>
        </w:rPr>
        <w:t>Es fehlen die Einheiten</w:t>
      </w:r>
    </w:p>
    <w:p>
      <w:r>
        <w:rPr>
          <w:rFonts w:eastAsia="DejaVu Sans" w:cs="DejaVu Sans"/>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de-DE" w:eastAsia="en-US" w:bidi="ar-SA"/>
        </w:rPr>
        <w:t>Was bedeuten die Zahlen in Klammern?</w:t>
      </w:r>
    </w:p>
    <w:p>
      <w:r>
        <w:rPr>
          <w:rFonts w:eastAsia="DejaVu Sans" w:cs="DejaVu Sans"/>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de-DE"/>
        </w:rPr>
        <w:t>Der untere Teil ist nur mit FBP, richtig? Warum nicht FBP + AIDR?</w:t>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de-DE" w:eastAsia="en-US" w:bidi="ar-SA"/>
        </w:rPr>
        <w:t>Und falls es so bleibt, kann die Zeile mit “without” weg… steht ja schon oben mit den selben Werten</w:t>
      </w:r>
    </w:p>
  </w:comment>
  <w:comment w:id="45" w:author="Carsten Kendziorra" w:date="2016-11-24T22:19:07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Im Text war von 4 chamer view die Rede</w:t>
      </w:r>
    </w:p>
    <w:p>
      <w:r>
        <w:rPr>
          <w:rFonts w:eastAsia="DejaVu Sans" w:cs="DejaVu Sans"/>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en-US" w:eastAsia="en-US" w:bidi="ar-SA"/>
        </w:rPr>
        <w:t>Die Phase entspricht nicht den Phasen, die wir zur Messung genommen habe;</w:t>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Die Phasennummern stehen in lookup.csv … wir hatten jedenfalls kein KMim RV; entspricht auch nicht den Kurven weiter unten</w:t>
      </w:r>
    </w:p>
  </w:comment>
  <w:comment w:id="46" w:author="Carsten Kendziorra" w:date="2016-11-24T22:22:43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Brauch man das erste?</w:t>
      </w:r>
    </w:p>
    <w:p>
      <w:r>
        <w:rPr>
          <w:rFonts w:eastAsia="DejaVu Sans" w:cs="DejaVu Sans"/>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en-US" w:eastAsia="en-US" w:bidi="ar-SA"/>
        </w:rPr>
        <w:t>Beim 2. einen Doppelpfeil und kleines “d”</w:t>
      </w:r>
    </w:p>
    <w:p>
      <w:r>
        <w:rPr>
          <w:rFonts w:eastAsia="DejaVu Sans" w:cs="DejaVu Sans"/>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Das 3. ist eh falsch</w:t>
      </w:r>
    </w:p>
    <w:p>
      <w:r>
        <w:rPr>
          <w:rFonts w:eastAsia="DejaVu Sans" w:cs="DejaVu Sans"/>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en-US" w:eastAsia="en-US" w:bidi="ar-SA"/>
        </w:rPr>
        <w:t>Weiß garnicht genau, was das Bild sagen soll – Beschriftung fehlt ja auch noch – aber evlt. Meinen Vorschlag von oben übernehmen (das Bild im Text, wo ich reingemalt habe)?</w:t>
      </w:r>
    </w:p>
  </w:comment>
  <w:comment w:id="47" w:author="Carsten Kendziorra" w:date="2016-11-24T22:24:58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Die müssen auch noch schön gemacht werden, vor allem lesbar(meine Bilder, muss ich machen)</w:t>
      </w:r>
    </w:p>
    <w:p>
      <w:r>
        <w:rPr>
          <w:rFonts w:eastAsia="DejaVu Sans" w:cs="DejaVu Sans"/>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en-US" w:eastAsia="en-US" w:bidi="ar-SA"/>
        </w:rPr>
        <w:t>Wird im Text garnicht erwähnt</w:t>
      </w:r>
    </w:p>
    <w:p>
      <w:r>
        <w:rPr>
          <w:rFonts w:eastAsia="DejaVu Sans" w:cs="DejaVu Sans"/>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Figure 3 &amp; Figure 5? oder nur eins von beiden?</w:t>
      </w:r>
    </w:p>
  </w:comment>
  <w:comment w:id="48" w:author="Carsten Kendziorra" w:date="2016-11-24T22:29:20Z" w:initials="CK">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Gut als Bespiel, muss ich aber auch noch aufhübschen</w:t>
      </w:r>
    </w:p>
    <w:p>
      <w:r>
        <w:rPr>
          <w:rFonts w:eastAsia="DejaVu Sans" w:cs="DejaVu Sans"/>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en-US" w:eastAsia="en-US" w:bidi="ar-SA"/>
        </w:rPr>
        <w:t>Sollen die Hilfslinien so bleiben?</w:t>
      </w:r>
    </w:p>
    <w:p>
      <w:r>
        <w:rPr>
          <w:rFonts w:eastAsia="DejaVu Sans" w:cs="DejaVu Sans"/>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Auch nicht im Text erwähnt</w:t>
      </w:r>
    </w:p>
  </w:comment>
  <w:comment w:id="49" w:author="Carsten Kendziorra" w:date="2016-11-24T22:35:14Z" w:initials="CK">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en-US" w:eastAsia="en-US" w:bidi="ar-SA"/>
        </w:rPr>
        <w:t>Gilt für 5&amp;6:</w:t>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en-US" w:eastAsia="en-US" w:bidi="ar-SA"/>
        </w:rPr>
        <w:t>Geil! Endlich mal Einheiten… aber die sind falsch :)</w:t>
      </w:r>
    </w:p>
    <w:p>
      <w:r>
        <w:rPr>
          <w:rFonts w:eastAsia="DejaVu Sans" w:cs="DejaVu Sans"/>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en-US" w:eastAsia="en-US" w:bidi="ar-SA"/>
        </w:rPr>
        <w:t>Es sind immer mm und nicht 0.1mm</w:t>
      </w:r>
    </w:p>
    <w:p>
      <w:r>
        <w:rPr>
          <w:rFonts w:eastAsia="DejaVu Sans" w:cs="DejaVu Sans"/>
          <w:lang w:val="en-US" w:eastAsia="en-US" w:bidi="en-US"/>
        </w:rPr>
      </w:r>
    </w:p>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en-US" w:val="en-US"/>
        </w:rPr>
        <w:t>Auch nicht im Text erwähnt</w:t>
      </w:r>
    </w:p>
    <w:p>
      <w:r>
        <w:rPr>
          <w:rFonts w:eastAsia="DejaVu Sans" w:cs="DejaVu Sans"/>
          <w:lang w:val="en-US" w:eastAsia="en-US" w:bidi="en-US"/>
        </w:rPr>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2"/>
          <w:u w:val="none"/>
          <w:vertAlign w:val="baseline"/>
          <w:em w:val="none"/>
          <w:lang w:val="en-US" w:eastAsia="en-US" w:bidi="ar-SA"/>
        </w:rPr>
        <w:t>Wenn Figure 3 bleibt, wäre ein einheitlicher Style gut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Symbol">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Times New Roman Uni">
    <w:charset w:val="01"/>
    <w:family w:val="roman"/>
    <w:pitch w:val="variable"/>
  </w:font>
  <w:font w:name="Cambria Math">
    <w:charset w:val="01"/>
    <w:family w:val="roman"/>
    <w:pitch w:val="variable"/>
  </w:font>
  <w:font w:name="Wingdings">
    <w:charset w:val="01"/>
    <w:family w:val="roman"/>
    <w:pitch w:val="variable"/>
  </w:font>
</w:fonts>
</file>

<file path=word/settings.xml><?xml version="1.0" encoding="utf-8"?>
<w:settings xmlns:w="http://schemas.openxmlformats.org/wordprocessingml/2006/main">
  <w:zoom w:percent="130"/>
  <w:trackRevisions/>
  <w:defaultTabStop w:val="720"/>
  <w:autoHyphenation w:val="fals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Hyperlink"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suppressAutoHyphens w:val="true"/>
      <w:bidi w:val="0"/>
      <w:jc w:val="left"/>
    </w:pPr>
    <w:rPr>
      <w:rFonts w:ascii="Liberation Serif" w:hAnsi="Liberation Serif" w:eastAsia="Droid Sans Fallback" w:cs="FreeSans"/>
      <w:color w:val="auto"/>
      <w:sz w:val="24"/>
      <w:szCs w:val="24"/>
      <w:lang w:eastAsia="zh-CN" w:bidi="hi-IN" w:val="en-US"/>
    </w:rPr>
  </w:style>
  <w:style w:type="character" w:styleId="DefaultParagraphFont" w:default="1">
    <w:name w:val="Default Paragraph Font"/>
    <w:uiPriority w:val="1"/>
    <w:semiHidden/>
    <w:unhideWhenUsed/>
    <w:qFormat/>
    <w:rPr/>
  </w:style>
  <w:style w:type="character" w:styleId="Kommentarzeichen2" w:customStyle="1">
    <w:name w:val="Kommentarzeichen2"/>
    <w:qFormat/>
    <w:rPr>
      <w:sz w:val="16"/>
      <w:szCs w:val="16"/>
    </w:rPr>
  </w:style>
  <w:style w:type="character" w:styleId="InternetLink" w:customStyle="1">
    <w:name w:val="Internet Link"/>
    <w:rPr>
      <w:color w:val="000080"/>
      <w:u w:val="single"/>
    </w:rPr>
  </w:style>
  <w:style w:type="character" w:styleId="SprechblasentextZchn" w:customStyle="1">
    <w:name w:val="Sprechblasentext Zchn"/>
    <w:basedOn w:val="DefaultParagraphFont"/>
    <w:link w:val="Sprechblasentext"/>
    <w:uiPriority w:val="99"/>
    <w:semiHidden/>
    <w:qFormat/>
    <w:rPr>
      <w:rFonts w:ascii="Tahoma" w:hAnsi="Tahoma" w:eastAsia="Droid Sans Fallback" w:cs="Mangal"/>
      <w:sz w:val="16"/>
      <w:szCs w:val="14"/>
      <w:lang w:eastAsia="zh-CN" w:bidi="hi-IN"/>
    </w:rPr>
  </w:style>
  <w:style w:type="character" w:styleId="Annotationreference">
    <w:name w:val="annotation reference"/>
    <w:basedOn w:val="DefaultParagraphFont"/>
    <w:uiPriority w:val="99"/>
    <w:semiHidden/>
    <w:unhideWhenUsed/>
    <w:qFormat/>
    <w:rPr>
      <w:sz w:val="16"/>
      <w:szCs w:val="16"/>
    </w:rPr>
  </w:style>
  <w:style w:type="character" w:styleId="KommentartextZchn" w:customStyle="1">
    <w:name w:val="Kommentartext Zchn"/>
    <w:basedOn w:val="DefaultParagraphFont"/>
    <w:link w:val="Kommentartext"/>
    <w:uiPriority w:val="99"/>
    <w:semiHidden/>
    <w:qFormat/>
    <w:rPr>
      <w:rFonts w:ascii="Liberation Serif" w:hAnsi="Liberation Serif" w:eastAsia="Droid Sans Fallback" w:cs="Mangal"/>
      <w:sz w:val="20"/>
      <w:szCs w:val="18"/>
      <w:lang w:eastAsia="zh-CN" w:bidi="hi-IN"/>
    </w:rPr>
  </w:style>
  <w:style w:type="character" w:styleId="KommentarthemaZchn" w:customStyle="1">
    <w:name w:val="Kommentarthema Zchn"/>
    <w:basedOn w:val="KommentartextZchn"/>
    <w:link w:val="Kommentarthema"/>
    <w:uiPriority w:val="99"/>
    <w:semiHidden/>
    <w:qFormat/>
    <w:rPr>
      <w:rFonts w:ascii="Liberation Serif" w:hAnsi="Liberation Serif" w:eastAsia="Droid Sans Fallback" w:cs="Mangal"/>
      <w:b/>
      <w:bCs/>
      <w:sz w:val="20"/>
      <w:szCs w:val="18"/>
      <w:lang w:eastAsia="zh-CN" w:bidi="hi-IN"/>
    </w:rPr>
  </w:style>
  <w:style w:type="character" w:styleId="WW8Num1z0" w:customStyle="1">
    <w:name w:val="WW8Num1z0"/>
    <w:qFormat/>
    <w:rPr>
      <w:rFonts w:ascii="Symbol" w:hAnsi="Symbol" w:cs="Times New Roman"/>
    </w:rPr>
  </w:style>
  <w:style w:type="character" w:styleId="Strong">
    <w:name w:val="Strong"/>
    <w:basedOn w:val="DefaultParagraphFont"/>
    <w:uiPriority w:val="22"/>
    <w:qFormat/>
    <w:rPr>
      <w:b/>
      <w:bCs/>
    </w:rPr>
  </w:style>
  <w:style w:type="character" w:styleId="EndNoteBibliographyTitleZchn" w:customStyle="1">
    <w:name w:val="EndNote Bibliography Title Zchn"/>
    <w:basedOn w:val="DefaultParagraphFont"/>
    <w:link w:val="EndNoteBibliographyTitle"/>
    <w:qFormat/>
    <w:rPr>
      <w:rFonts w:ascii="Liberation Serif" w:hAnsi="Liberation Serif" w:eastAsia="Droid Sans Fallback" w:cs="FreeSans"/>
      <w:sz w:val="24"/>
      <w:szCs w:val="24"/>
      <w:lang w:eastAsia="zh-CN" w:bidi="hi-IN"/>
    </w:rPr>
  </w:style>
  <w:style w:type="character" w:styleId="EndNoteBibliographyZchn" w:customStyle="1">
    <w:name w:val="EndNote Bibliography Zchn"/>
    <w:basedOn w:val="DefaultParagraphFont"/>
    <w:link w:val="EndNoteBibliography"/>
    <w:qFormat/>
    <w:rPr>
      <w:rFonts w:ascii="Liberation Serif" w:hAnsi="Liberation Serif" w:eastAsia="Droid Sans Fallback" w:cs="FreeSans"/>
      <w:sz w:val="24"/>
      <w:szCs w:val="24"/>
      <w:lang w:eastAsia="zh-CN" w:bidi="hi-IN"/>
    </w:rPr>
  </w:style>
  <w:style w:type="character" w:styleId="AbsatzStandardschriftart3" w:customStyle="1">
    <w:name w:val="Absatz-Standardschriftart3"/>
    <w:qFormat/>
    <w:rPr/>
  </w:style>
  <w:style w:type="character" w:styleId="ListLabel1" w:customStyle="1">
    <w:name w:val="ListLabel 1"/>
    <w:qFormat/>
    <w:rPr>
      <w:rFonts w:eastAsia="Droid Sans Fallback" w:cs="Times New Roman"/>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eastAsia="Droid Sans Fallback" w:cs="Times New Roman"/>
      <w:lang w:val="en-US"/>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paragraph" w:styleId="Heading" w:customStyle="1">
    <w:name w:val="Heading"/>
    <w:basedOn w:val="Normal"/>
    <w:next w:val="TextBody"/>
    <w:qFormat/>
    <w:pPr>
      <w:keepNext/>
      <w:spacing w:before="240" w:after="120"/>
    </w:pPr>
    <w:rPr>
      <w:rFonts w:ascii="Liberation Sans" w:hAnsi="Liberation Sans" w:eastAsia="Noto Sans CJK SC Regular"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rFonts w:cs="DejaVu Sans"/>
      <w:i/>
      <w:iCs/>
    </w:rPr>
  </w:style>
  <w:style w:type="paragraph" w:styleId="BalloonText">
    <w:name w:val="Balloon Text"/>
    <w:basedOn w:val="Normal"/>
    <w:link w:val="SprechblasentextZchn"/>
    <w:uiPriority w:val="99"/>
    <w:semiHidden/>
    <w:unhideWhenUsed/>
    <w:qFormat/>
    <w:pPr/>
    <w:rPr>
      <w:rFonts w:ascii="Tahoma" w:hAnsi="Tahoma" w:cs="Mangal"/>
      <w:sz w:val="16"/>
      <w:szCs w:val="14"/>
    </w:rPr>
  </w:style>
  <w:style w:type="paragraph" w:styleId="Annotationtext">
    <w:name w:val="annotation text"/>
    <w:basedOn w:val="Normal"/>
    <w:link w:val="KommentartextZchn"/>
    <w:uiPriority w:val="99"/>
    <w:semiHidden/>
    <w:unhideWhenUsed/>
    <w:qFormat/>
    <w:pPr/>
    <w:rPr>
      <w:rFonts w:cs="Mangal"/>
      <w:sz w:val="20"/>
      <w:szCs w:val="18"/>
    </w:rPr>
  </w:style>
  <w:style w:type="paragraph" w:styleId="Annotationsubject">
    <w:name w:val="annotation subject"/>
    <w:basedOn w:val="Annotationtext"/>
    <w:link w:val="KommentarthemaZchn"/>
    <w:uiPriority w:val="99"/>
    <w:semiHidden/>
    <w:unhideWhenUsed/>
    <w:qFormat/>
    <w:pPr/>
    <w:rPr>
      <w:b/>
      <w:bCs/>
    </w:rPr>
  </w:style>
  <w:style w:type="paragraph" w:styleId="NormalWeb">
    <w:name w:val="Normal (Web)"/>
    <w:basedOn w:val="Normal"/>
    <w:uiPriority w:val="99"/>
    <w:semiHidden/>
    <w:unhideWhenUsed/>
    <w:qFormat/>
    <w:pPr>
      <w:widowControl/>
      <w:suppressAutoHyphens w:val="false"/>
      <w:spacing w:before="0" w:afterAutospacing="1"/>
      <w:ind w:left="45" w:hanging="0"/>
    </w:pPr>
    <w:rPr>
      <w:rFonts w:ascii="Arial" w:hAnsi="Arial" w:eastAsia="Times New Roman" w:cs="Arial"/>
      <w:lang w:val="de-DE" w:eastAsia="de-DE" w:bidi="ar-SA"/>
    </w:rPr>
  </w:style>
  <w:style w:type="paragraph" w:styleId="EndNoteBibliographyTitle" w:customStyle="1">
    <w:name w:val="EndNote Bibliography Title"/>
    <w:basedOn w:val="Normal"/>
    <w:link w:val="EndNoteBibliographyTitleZchn"/>
    <w:qFormat/>
    <w:pPr>
      <w:jc w:val="center"/>
    </w:pPr>
    <w:rPr/>
  </w:style>
  <w:style w:type="paragraph" w:styleId="EndNoteBibliography" w:customStyle="1">
    <w:name w:val="EndNote Bibliography"/>
    <w:basedOn w:val="Normal"/>
    <w:link w:val="EndNoteBibliographyZchn"/>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CardiacImagingCharite/CardiacPerfusion" TargetMode="External"/><Relationship Id="rId3" Type="http://schemas.openxmlformats.org/officeDocument/2006/relationships/image" Target="media/image1.png"/><Relationship Id="rId4" Type="http://schemas.openxmlformats.org/officeDocument/2006/relationships/image" Target="media/image2.wmf"/><Relationship Id="rId5" Type="http://schemas.openxmlformats.org/officeDocument/2006/relationships/image" Target="media/image3.png"/><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image" Target="media/image6.wmf"/><Relationship Id="rId9" Type="http://schemas.openxmlformats.org/officeDocument/2006/relationships/image" Target="media/image7.tif"/><Relationship Id="rId10" Type="http://schemas.openxmlformats.org/officeDocument/2006/relationships/image" Target="media/image8.tif"/><Relationship Id="rId11" Type="http://schemas.openxmlformats.org/officeDocument/2006/relationships/image" Target="media/image9.wmf"/><Relationship Id="rId12" Type="http://schemas.openxmlformats.org/officeDocument/2006/relationships/image" Target="media/image10.wmf"/><Relationship Id="rId13" Type="http://schemas.openxmlformats.org/officeDocument/2006/relationships/image" Target="media/image11.wmf"/><Relationship Id="rId14" Type="http://schemas.openxmlformats.org/officeDocument/2006/relationships/image" Target="media/image12.wmf"/><Relationship Id="rId15" Type="http://schemas.openxmlformats.org/officeDocument/2006/relationships/comments" Target="comments.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DD6D61-2B7A-4E31-8BCB-AB5799181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Application>LibreOffice/5.1.4.2$Linux_X86_64 LibreOffice_project/10m0$Build-2</Application>
  <Pages>21</Pages>
  <Words>4946</Words>
  <Characters>27515</Characters>
  <CharactersWithSpaces>32458</CharactersWithSpaces>
  <Paragraphs>201</Paragraphs>
  <Company>Texas Heart Institute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2016-11-21T10:28:00Z</dcterms:created>
  <dc:creator>Sarah Feger</dc:creator>
  <dc:description/>
  <dc:language>en-US</dc:language>
  <cp:lastModifiedBy>Carsten Kendziorra</cp:lastModifiedBy>
  <cp:lastPrinted>2016-09-21T16:45:00Z</cp:lastPrinted>
  <dcterms:modified xsi:type="dcterms:W3CDTF">2016-11-24T22:40:56Z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Texas Heart Institute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